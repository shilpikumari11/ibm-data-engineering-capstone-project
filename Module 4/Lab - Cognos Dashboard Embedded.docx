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7D3" w:rsidRPr="00FB47D3" w:rsidRDefault="00FB47D3" w:rsidP="00FB47D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B47D3">
        <w:rPr>
          <w:rFonts w:ascii="Times New Roman" w:eastAsia="Times New Roman" w:hAnsi="Times New Roman" w:cs="Times New Roman"/>
          <w:b/>
          <w:bCs/>
          <w:color w:val="000000"/>
          <w:kern w:val="36"/>
          <w:sz w:val="48"/>
          <w:szCs w:val="48"/>
        </w:rPr>
        <w:t xml:space="preserve">Hands-on </w:t>
      </w:r>
      <w:proofErr w:type="gramStart"/>
      <w:r w:rsidRPr="00FB47D3">
        <w:rPr>
          <w:rFonts w:ascii="Times New Roman" w:eastAsia="Times New Roman" w:hAnsi="Times New Roman" w:cs="Times New Roman"/>
          <w:b/>
          <w:bCs/>
          <w:color w:val="000000"/>
          <w:kern w:val="36"/>
          <w:sz w:val="48"/>
          <w:szCs w:val="48"/>
        </w:rPr>
        <w:t>Lab :</w:t>
      </w:r>
      <w:proofErr w:type="gramEnd"/>
      <w:r w:rsidRPr="00FB47D3">
        <w:rPr>
          <w:rFonts w:ascii="Times New Roman" w:eastAsia="Times New Roman" w:hAnsi="Times New Roman" w:cs="Times New Roman"/>
          <w:b/>
          <w:bCs/>
          <w:color w:val="000000"/>
          <w:kern w:val="36"/>
          <w:sz w:val="48"/>
          <w:szCs w:val="48"/>
        </w:rPr>
        <w:t xml:space="preserve"> </w:t>
      </w:r>
      <w:bookmarkStart w:id="0" w:name="_GoBack"/>
      <w:bookmarkEnd w:id="0"/>
      <w:r w:rsidRPr="00FB47D3">
        <w:rPr>
          <w:rFonts w:ascii="Times New Roman" w:eastAsia="Times New Roman" w:hAnsi="Times New Roman" w:cs="Times New Roman"/>
          <w:b/>
          <w:bCs/>
          <w:color w:val="000000"/>
          <w:kern w:val="36"/>
          <w:sz w:val="48"/>
          <w:szCs w:val="48"/>
        </w:rPr>
        <w:t xml:space="preserve">Getting Started with </w:t>
      </w:r>
      <w:proofErr w:type="spellStart"/>
      <w:r w:rsidRPr="00FB47D3">
        <w:rPr>
          <w:rFonts w:ascii="Times New Roman" w:eastAsia="Times New Roman" w:hAnsi="Times New Roman" w:cs="Times New Roman"/>
          <w:b/>
          <w:bCs/>
          <w:color w:val="000000"/>
          <w:kern w:val="36"/>
          <w:sz w:val="48"/>
          <w:szCs w:val="48"/>
        </w:rPr>
        <w:t>Cognos</w:t>
      </w:r>
      <w:proofErr w:type="spellEnd"/>
      <w:r w:rsidRPr="00FB47D3">
        <w:rPr>
          <w:rFonts w:ascii="Times New Roman" w:eastAsia="Times New Roman" w:hAnsi="Times New Roman" w:cs="Times New Roman"/>
          <w:b/>
          <w:bCs/>
          <w:color w:val="000000"/>
          <w:kern w:val="36"/>
          <w:sz w:val="48"/>
          <w:szCs w:val="48"/>
        </w:rPr>
        <w:t xml:space="preserve"> Dashboard Embedded</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b/>
          <w:bCs/>
          <w:color w:val="000000"/>
          <w:sz w:val="27"/>
          <w:szCs w:val="27"/>
        </w:rPr>
        <w:t>Estimated time needed:</w:t>
      </w:r>
      <w:r w:rsidRPr="00FB47D3">
        <w:rPr>
          <w:rFonts w:ascii="Times New Roman" w:eastAsia="Times New Roman" w:hAnsi="Times New Roman" w:cs="Times New Roman"/>
          <w:color w:val="000000"/>
          <w:sz w:val="27"/>
          <w:szCs w:val="27"/>
        </w:rPr>
        <w:t> 20 minutes</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 xml:space="preserve">IBM </w:t>
      </w:r>
      <w:proofErr w:type="spellStart"/>
      <w:r w:rsidRPr="00FB47D3">
        <w:rPr>
          <w:rFonts w:ascii="Times New Roman" w:eastAsia="Times New Roman" w:hAnsi="Times New Roman" w:cs="Times New Roman"/>
          <w:color w:val="000000"/>
          <w:sz w:val="27"/>
          <w:szCs w:val="27"/>
        </w:rPr>
        <w:t>Cognos</w:t>
      </w:r>
      <w:proofErr w:type="spellEnd"/>
      <w:r w:rsidRPr="00FB47D3">
        <w:rPr>
          <w:rFonts w:ascii="Times New Roman" w:eastAsia="Times New Roman" w:hAnsi="Times New Roman" w:cs="Times New Roman"/>
          <w:color w:val="000000"/>
          <w:sz w:val="27"/>
          <w:szCs w:val="27"/>
        </w:rPr>
        <w:t xml:space="preserve"> Dashboard Embedded (CDE) is an AI-fueled business intelligence service that supports the entire data analytics cycle, from discovery to operationalization. It provides users with data discovery capabilities to visually explore and interact with their data to identify the key insights for improving data driven decisions. Users can perform data discovery and then quickly assemble that information into interactive, visually appealing dashboards; all without the need of formal training.</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ins w:id="1" w:author="Unknown">
        <w:r w:rsidRPr="00FB47D3">
          <w:rPr>
            <w:rFonts w:ascii="Times New Roman" w:eastAsia="Times New Roman" w:hAnsi="Times New Roman" w:cs="Times New Roman"/>
            <w:color w:val="000000"/>
            <w:sz w:val="27"/>
            <w:szCs w:val="27"/>
          </w:rPr>
          <w:t xml:space="preserve">In this lab, first you will learn how to login to IBM Cloud Pak for Data platform through IBM Cloud and create a project there. Next, you will learn how to add a </w:t>
        </w:r>
        <w:proofErr w:type="spellStart"/>
        <w:r w:rsidRPr="00FB47D3">
          <w:rPr>
            <w:rFonts w:ascii="Times New Roman" w:eastAsia="Times New Roman" w:hAnsi="Times New Roman" w:cs="Times New Roman"/>
            <w:color w:val="000000"/>
            <w:sz w:val="27"/>
            <w:szCs w:val="27"/>
          </w:rPr>
          <w:t>Cognos</w:t>
        </w:r>
        <w:proofErr w:type="spellEnd"/>
        <w:r w:rsidRPr="00FB47D3">
          <w:rPr>
            <w:rFonts w:ascii="Times New Roman" w:eastAsia="Times New Roman" w:hAnsi="Times New Roman" w:cs="Times New Roman"/>
            <w:color w:val="000000"/>
            <w:sz w:val="27"/>
            <w:szCs w:val="27"/>
          </w:rPr>
          <w:t xml:space="preserve"> Dashboard Embedded (CDE) service and upload external data files to your </w:t>
        </w:r>
        <w:proofErr w:type="gramStart"/>
        <w:r w:rsidRPr="00FB47D3">
          <w:rPr>
            <w:rFonts w:ascii="Times New Roman" w:eastAsia="Times New Roman" w:hAnsi="Times New Roman" w:cs="Times New Roman"/>
            <w:color w:val="000000"/>
            <w:sz w:val="27"/>
            <w:szCs w:val="27"/>
          </w:rPr>
          <w:t>project(</w:t>
        </w:r>
        <w:proofErr w:type="gramEnd"/>
        <w:r w:rsidRPr="00FB47D3">
          <w:rPr>
            <w:rFonts w:ascii="Times New Roman" w:eastAsia="Times New Roman" w:hAnsi="Times New Roman" w:cs="Times New Roman"/>
            <w:color w:val="000000"/>
            <w:sz w:val="27"/>
            <w:szCs w:val="27"/>
          </w:rPr>
          <w:t>supports CSV file only</w:t>
        </w:r>
      </w:ins>
      <w:r w:rsidRPr="00FB47D3">
        <w:rPr>
          <w:rFonts w:ascii="Times New Roman" w:eastAsia="Times New Roman" w:hAnsi="Times New Roman" w:cs="Times New Roman"/>
          <w:color w:val="000000"/>
          <w:sz w:val="27"/>
          <w:szCs w:val="27"/>
        </w:rPr>
        <w:t xml:space="preserve">). Finally, you will learn general navigation around the CDE user interface (UI), and how to start a new dashboard with a template in CDE, populate it with </w:t>
      </w:r>
      <w:proofErr w:type="gramStart"/>
      <w:r w:rsidRPr="00FB47D3">
        <w:rPr>
          <w:rFonts w:ascii="Times New Roman" w:eastAsia="Times New Roman" w:hAnsi="Times New Roman" w:cs="Times New Roman"/>
          <w:color w:val="000000"/>
          <w:sz w:val="27"/>
          <w:szCs w:val="27"/>
        </w:rPr>
        <w:t>a data</w:t>
      </w:r>
      <w:proofErr w:type="gramEnd"/>
      <w:r w:rsidRPr="00FB47D3">
        <w:rPr>
          <w:rFonts w:ascii="Times New Roman" w:eastAsia="Times New Roman" w:hAnsi="Times New Roman" w:cs="Times New Roman"/>
          <w:color w:val="000000"/>
          <w:sz w:val="27"/>
          <w:szCs w:val="27"/>
        </w:rPr>
        <w:t xml:space="preserve"> visualization as well as save the dashboard.</w:t>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Software Used in this Lab</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 xml:space="preserve">Since for the assignment of this module you will be using IBM </w:t>
      </w:r>
      <w:proofErr w:type="spellStart"/>
      <w:r w:rsidRPr="00FB47D3">
        <w:rPr>
          <w:rFonts w:ascii="Times New Roman" w:eastAsia="Times New Roman" w:hAnsi="Times New Roman" w:cs="Times New Roman"/>
          <w:color w:val="000000"/>
          <w:sz w:val="27"/>
          <w:szCs w:val="27"/>
        </w:rPr>
        <w:t>Cognos</w:t>
      </w:r>
      <w:proofErr w:type="spellEnd"/>
      <w:r w:rsidRPr="00FB47D3">
        <w:rPr>
          <w:rFonts w:ascii="Times New Roman" w:eastAsia="Times New Roman" w:hAnsi="Times New Roman" w:cs="Times New Roman"/>
          <w:color w:val="000000"/>
          <w:sz w:val="27"/>
          <w:szCs w:val="27"/>
        </w:rPr>
        <w:t xml:space="preserve"> Dashboard Embedded (CDE), so in this lab you will get started with IBM </w:t>
      </w:r>
      <w:proofErr w:type="spellStart"/>
      <w:r w:rsidRPr="00FB47D3">
        <w:rPr>
          <w:rFonts w:ascii="Times New Roman" w:eastAsia="Times New Roman" w:hAnsi="Times New Roman" w:cs="Times New Roman"/>
          <w:color w:val="000000"/>
          <w:sz w:val="27"/>
          <w:szCs w:val="27"/>
        </w:rPr>
        <w:t>Cognos</w:t>
      </w:r>
      <w:proofErr w:type="spellEnd"/>
      <w:r w:rsidRPr="00FB47D3">
        <w:rPr>
          <w:rFonts w:ascii="Times New Roman" w:eastAsia="Times New Roman" w:hAnsi="Times New Roman" w:cs="Times New Roman"/>
          <w:color w:val="000000"/>
          <w:sz w:val="27"/>
          <w:szCs w:val="27"/>
        </w:rPr>
        <w:t xml:space="preserve"> Dashboard Embedded (CDE) Lite plan service through IBM Cloud as this is available </w:t>
      </w:r>
      <w:r w:rsidRPr="00FB47D3">
        <w:rPr>
          <w:rFonts w:ascii="Times New Roman" w:eastAsia="Times New Roman" w:hAnsi="Times New Roman" w:cs="Times New Roman"/>
          <w:b/>
          <w:bCs/>
          <w:color w:val="000000"/>
          <w:sz w:val="27"/>
          <w:szCs w:val="27"/>
        </w:rPr>
        <w:t xml:space="preserve">at no charge </w:t>
      </w:r>
      <w:proofErr w:type="gramStart"/>
      <w:r w:rsidRPr="00FB47D3">
        <w:rPr>
          <w:rFonts w:ascii="Times New Roman" w:eastAsia="Times New Roman" w:hAnsi="Times New Roman" w:cs="Times New Roman"/>
          <w:b/>
          <w:bCs/>
          <w:color w:val="000000"/>
          <w:sz w:val="27"/>
          <w:szCs w:val="27"/>
        </w:rPr>
        <w:t>for 50 sessions/month</w:t>
      </w:r>
      <w:proofErr w:type="gramEnd"/>
      <w:r w:rsidRPr="00FB47D3">
        <w:rPr>
          <w:rFonts w:ascii="Times New Roman" w:eastAsia="Times New Roman" w:hAnsi="Times New Roman" w:cs="Times New Roman"/>
          <w:color w:val="000000"/>
          <w:sz w:val="27"/>
          <w:szCs w:val="27"/>
        </w:rPr>
        <w:t>. A session is a </w:t>
      </w:r>
      <w:r w:rsidRPr="00FB47D3">
        <w:rPr>
          <w:rFonts w:ascii="Times New Roman" w:eastAsia="Times New Roman" w:hAnsi="Times New Roman" w:cs="Times New Roman"/>
          <w:b/>
          <w:bCs/>
          <w:color w:val="000000"/>
          <w:sz w:val="27"/>
          <w:szCs w:val="27"/>
        </w:rPr>
        <w:t>60 minutes period</w:t>
      </w:r>
      <w:r w:rsidRPr="00FB47D3">
        <w:rPr>
          <w:rFonts w:ascii="Times New Roman" w:eastAsia="Times New Roman" w:hAnsi="Times New Roman" w:cs="Times New Roman"/>
          <w:color w:val="000000"/>
          <w:sz w:val="27"/>
          <w:szCs w:val="27"/>
        </w:rPr>
        <w:t> where users can perform unlimited interactions with an embedded dashboard. Lite plan services are deleted after </w:t>
      </w:r>
      <w:r w:rsidRPr="00FB47D3">
        <w:rPr>
          <w:rFonts w:ascii="Times New Roman" w:eastAsia="Times New Roman" w:hAnsi="Times New Roman" w:cs="Times New Roman"/>
          <w:b/>
          <w:bCs/>
          <w:color w:val="000000"/>
          <w:sz w:val="27"/>
          <w:szCs w:val="27"/>
        </w:rPr>
        <w:t>30 days of inactivity</w:t>
      </w:r>
      <w:r w:rsidRPr="00FB47D3">
        <w:rPr>
          <w:rFonts w:ascii="Times New Roman" w:eastAsia="Times New Roman" w:hAnsi="Times New Roman" w:cs="Times New Roman"/>
          <w:color w:val="000000"/>
          <w:sz w:val="27"/>
          <w:szCs w:val="27"/>
        </w:rPr>
        <w:t>.</w:t>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Dataset Used in this Lab</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The dataset used in this lab comes from the following source: </w:t>
      </w:r>
      <w:hyperlink r:id="rId6" w:tgtFrame="_blank" w:history="1">
        <w:r w:rsidRPr="00FB47D3">
          <w:rPr>
            <w:rFonts w:ascii="Times New Roman" w:eastAsia="Times New Roman" w:hAnsi="Times New Roman" w:cs="Times New Roman"/>
            <w:color w:val="0000FF"/>
            <w:sz w:val="27"/>
            <w:szCs w:val="27"/>
            <w:u w:val="single"/>
          </w:rPr>
          <w:t>https://www.kaggle.com/kyanyoga/sample-sales-data</w:t>
        </w:r>
      </w:hyperlink>
      <w:r w:rsidRPr="00FB47D3">
        <w:rPr>
          <w:rFonts w:ascii="Times New Roman" w:eastAsia="Times New Roman" w:hAnsi="Times New Roman" w:cs="Times New Roman"/>
          <w:color w:val="000000"/>
          <w:sz w:val="27"/>
          <w:szCs w:val="27"/>
        </w:rPr>
        <w:t> under a </w:t>
      </w:r>
      <w:hyperlink r:id="rId7" w:tgtFrame="_blank" w:history="1">
        <w:r w:rsidRPr="00FB47D3">
          <w:rPr>
            <w:rFonts w:ascii="Times New Roman" w:eastAsia="Times New Roman" w:hAnsi="Times New Roman" w:cs="Times New Roman"/>
            <w:b/>
            <w:bCs/>
            <w:color w:val="0000FF"/>
            <w:sz w:val="27"/>
            <w:szCs w:val="27"/>
            <w:u w:val="single"/>
          </w:rPr>
          <w:t>CC0: Public Domain license</w:t>
        </w:r>
      </w:hyperlink>
      <w:r w:rsidRPr="00FB47D3">
        <w:rPr>
          <w:rFonts w:ascii="Times New Roman" w:eastAsia="Times New Roman" w:hAnsi="Times New Roman" w:cs="Times New Roman"/>
          <w:color w:val="000000"/>
          <w:sz w:val="27"/>
          <w:szCs w:val="27"/>
        </w:rPr>
        <w:t>.</w:t>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Objective</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After completing this lab, you will be able to:</w:t>
      </w:r>
    </w:p>
    <w:p w:rsidR="00FB47D3" w:rsidRPr="00FB47D3" w:rsidRDefault="00FB47D3" w:rsidP="00FB47D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Login to IBM Cloud Pak for Data platform through IBM Cloud</w:t>
      </w:r>
    </w:p>
    <w:p w:rsidR="00FB47D3" w:rsidRPr="00FB47D3" w:rsidRDefault="00FB47D3" w:rsidP="00FB47D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lastRenderedPageBreak/>
        <w:t>Create a project in IBM Cloud Pak for Data</w:t>
      </w:r>
    </w:p>
    <w:p w:rsidR="00FB47D3" w:rsidRPr="00FB47D3" w:rsidRDefault="00FB47D3" w:rsidP="00FB47D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 xml:space="preserve">Add a </w:t>
      </w:r>
      <w:proofErr w:type="spellStart"/>
      <w:r w:rsidRPr="00FB47D3">
        <w:rPr>
          <w:rFonts w:ascii="Times New Roman" w:eastAsia="Times New Roman" w:hAnsi="Times New Roman" w:cs="Times New Roman"/>
          <w:color w:val="000000"/>
          <w:sz w:val="27"/>
          <w:szCs w:val="27"/>
        </w:rPr>
        <w:t>Cognos</w:t>
      </w:r>
      <w:proofErr w:type="spellEnd"/>
      <w:r w:rsidRPr="00FB47D3">
        <w:rPr>
          <w:rFonts w:ascii="Times New Roman" w:eastAsia="Times New Roman" w:hAnsi="Times New Roman" w:cs="Times New Roman"/>
          <w:color w:val="000000"/>
          <w:sz w:val="27"/>
          <w:szCs w:val="27"/>
        </w:rPr>
        <w:t xml:space="preserve"> Dashboard Embedded (CDE) service to your created project</w:t>
      </w:r>
    </w:p>
    <w:p w:rsidR="00FB47D3" w:rsidRPr="00FB47D3" w:rsidRDefault="00FB47D3" w:rsidP="00FB47D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 xml:space="preserve">Navigate around the </w:t>
      </w:r>
      <w:proofErr w:type="spellStart"/>
      <w:r w:rsidRPr="00FB47D3">
        <w:rPr>
          <w:rFonts w:ascii="Times New Roman" w:eastAsia="Times New Roman" w:hAnsi="Times New Roman" w:cs="Times New Roman"/>
          <w:color w:val="000000"/>
          <w:sz w:val="27"/>
          <w:szCs w:val="27"/>
        </w:rPr>
        <w:t>Cognos</w:t>
      </w:r>
      <w:proofErr w:type="spellEnd"/>
      <w:r w:rsidRPr="00FB47D3">
        <w:rPr>
          <w:rFonts w:ascii="Times New Roman" w:eastAsia="Times New Roman" w:hAnsi="Times New Roman" w:cs="Times New Roman"/>
          <w:color w:val="000000"/>
          <w:sz w:val="27"/>
          <w:szCs w:val="27"/>
        </w:rPr>
        <w:t xml:space="preserve"> Dashboard Embedded (CDE) user interface</w:t>
      </w:r>
    </w:p>
    <w:p w:rsidR="00FB47D3" w:rsidRPr="00FB47D3" w:rsidRDefault="00FB47D3" w:rsidP="00FB47D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Upload external data files to your created project (</w:t>
      </w:r>
      <w:ins w:id="2" w:author="Unknown">
        <w:r w:rsidRPr="00FB47D3">
          <w:rPr>
            <w:rFonts w:ascii="Times New Roman" w:eastAsia="Times New Roman" w:hAnsi="Times New Roman" w:cs="Times New Roman"/>
            <w:color w:val="000000"/>
            <w:sz w:val="27"/>
            <w:szCs w:val="27"/>
          </w:rPr>
          <w:t>Supports .CSV files only</w:t>
        </w:r>
      </w:ins>
      <w:r w:rsidRPr="00FB47D3">
        <w:rPr>
          <w:rFonts w:ascii="Times New Roman" w:eastAsia="Times New Roman" w:hAnsi="Times New Roman" w:cs="Times New Roman"/>
          <w:color w:val="000000"/>
          <w:sz w:val="27"/>
          <w:szCs w:val="27"/>
        </w:rPr>
        <w:t>)</w:t>
      </w:r>
    </w:p>
    <w:p w:rsidR="00FB47D3" w:rsidRPr="00FB47D3" w:rsidRDefault="00FB47D3" w:rsidP="00FB47D3">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Start a new dashboard with a dashboard template and populate it with a data visualization</w:t>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Exercise </w:t>
      </w:r>
      <w:proofErr w:type="gramStart"/>
      <w:r w:rsidRPr="00FB47D3">
        <w:rPr>
          <w:rFonts w:ascii="Times New Roman" w:eastAsia="Times New Roman" w:hAnsi="Times New Roman" w:cs="Times New Roman"/>
          <w:b/>
          <w:bCs/>
          <w:color w:val="000000"/>
          <w:sz w:val="36"/>
          <w:szCs w:val="36"/>
        </w:rPr>
        <w:t>1 :</w:t>
      </w:r>
      <w:proofErr w:type="gramEnd"/>
      <w:r w:rsidRPr="00FB47D3">
        <w:rPr>
          <w:rFonts w:ascii="Times New Roman" w:eastAsia="Times New Roman" w:hAnsi="Times New Roman" w:cs="Times New Roman"/>
          <w:b/>
          <w:bCs/>
          <w:color w:val="000000"/>
          <w:sz w:val="36"/>
          <w:szCs w:val="36"/>
        </w:rPr>
        <w:t xml:space="preserve"> Login to IBM Cloud Pak for Data and Create a Project</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In this exercise, you will how to login to IBM Cloud Pak for Data platform through IBM Cloud and create a project there.</w:t>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Task </w:t>
      </w:r>
      <w:proofErr w:type="gramStart"/>
      <w:r w:rsidRPr="00FB47D3">
        <w:rPr>
          <w:rFonts w:ascii="Times New Roman" w:eastAsia="Times New Roman" w:hAnsi="Times New Roman" w:cs="Times New Roman"/>
          <w:b/>
          <w:bCs/>
          <w:color w:val="000000"/>
          <w:sz w:val="36"/>
          <w:szCs w:val="36"/>
        </w:rPr>
        <w:t>A :</w:t>
      </w:r>
      <w:proofErr w:type="gramEnd"/>
      <w:r w:rsidRPr="00FB47D3">
        <w:rPr>
          <w:rFonts w:ascii="Times New Roman" w:eastAsia="Times New Roman" w:hAnsi="Times New Roman" w:cs="Times New Roman"/>
          <w:b/>
          <w:bCs/>
          <w:color w:val="000000"/>
          <w:sz w:val="36"/>
          <w:szCs w:val="36"/>
        </w:rPr>
        <w:t xml:space="preserve"> (optional) Create an Instance of Watson Studio / Cloud Pak for Data</w:t>
      </w:r>
    </w:p>
    <w:p w:rsidR="00FB47D3" w:rsidRPr="00FB47D3" w:rsidRDefault="00FB47D3" w:rsidP="00FB47D3">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b/>
          <w:bCs/>
          <w:color w:val="000000"/>
          <w:sz w:val="27"/>
          <w:szCs w:val="27"/>
        </w:rPr>
        <w:t xml:space="preserve">If you already have an instance of Watson Studio / Cloud Pak for </w:t>
      </w:r>
      <w:proofErr w:type="gramStart"/>
      <w:r w:rsidRPr="00FB47D3">
        <w:rPr>
          <w:rFonts w:ascii="Times New Roman" w:eastAsia="Times New Roman" w:hAnsi="Times New Roman" w:cs="Times New Roman"/>
          <w:b/>
          <w:bCs/>
          <w:color w:val="000000"/>
          <w:sz w:val="27"/>
          <w:szCs w:val="27"/>
        </w:rPr>
        <w:t>Data ,</w:t>
      </w:r>
      <w:proofErr w:type="gramEnd"/>
      <w:r w:rsidRPr="00FB47D3">
        <w:rPr>
          <w:rFonts w:ascii="Times New Roman" w:eastAsia="Times New Roman" w:hAnsi="Times New Roman" w:cs="Times New Roman"/>
          <w:b/>
          <w:bCs/>
          <w:color w:val="000000"/>
          <w:sz w:val="27"/>
          <w:szCs w:val="27"/>
        </w:rPr>
        <w:t xml:space="preserve"> skip Task A.</w:t>
      </w:r>
    </w:p>
    <w:p w:rsidR="00FB47D3" w:rsidRPr="00FB47D3" w:rsidRDefault="00FB47D3" w:rsidP="00FB47D3">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Go to </w:t>
      </w:r>
      <w:hyperlink r:id="rId8" w:tgtFrame="_blank" w:history="1">
        <w:r w:rsidRPr="00FB47D3">
          <w:rPr>
            <w:rFonts w:ascii="Times New Roman" w:eastAsia="Times New Roman" w:hAnsi="Times New Roman" w:cs="Times New Roman"/>
            <w:color w:val="0000FF"/>
            <w:sz w:val="27"/>
            <w:szCs w:val="27"/>
            <w:u w:val="single"/>
          </w:rPr>
          <w:t>cloud.ibm.com/login</w:t>
        </w:r>
      </w:hyperlink>
      <w:r w:rsidRPr="00FB47D3">
        <w:rPr>
          <w:rFonts w:ascii="Times New Roman" w:eastAsia="Times New Roman" w:hAnsi="Times New Roman" w:cs="Times New Roman"/>
          <w:color w:val="000000"/>
          <w:sz w:val="27"/>
          <w:szCs w:val="27"/>
        </w:rPr>
        <w:t>.</w:t>
      </w:r>
    </w:p>
    <w:p w:rsidR="00FB47D3" w:rsidRPr="00FB47D3" w:rsidRDefault="00FB47D3" w:rsidP="00FB47D3">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Enter your </w:t>
      </w:r>
      <w:proofErr w:type="spellStart"/>
      <w:r w:rsidRPr="00FB47D3">
        <w:rPr>
          <w:rFonts w:ascii="Times New Roman" w:eastAsia="Times New Roman" w:hAnsi="Times New Roman" w:cs="Times New Roman"/>
          <w:b/>
          <w:bCs/>
          <w:color w:val="000000"/>
          <w:sz w:val="27"/>
          <w:szCs w:val="27"/>
        </w:rPr>
        <w:t>IBMid</w:t>
      </w:r>
      <w:proofErr w:type="spellEnd"/>
      <w:r w:rsidRPr="00FB47D3">
        <w:rPr>
          <w:rFonts w:ascii="Times New Roman" w:eastAsia="Times New Roman" w:hAnsi="Times New Roman" w:cs="Times New Roman"/>
          <w:color w:val="000000"/>
          <w:sz w:val="27"/>
          <w:szCs w:val="27"/>
        </w:rPr>
        <w:t> (the email ID you used to sign up for IBM Cloud) and click </w:t>
      </w:r>
      <w:r w:rsidRPr="00FB47D3">
        <w:rPr>
          <w:rFonts w:ascii="Times New Roman" w:eastAsia="Times New Roman" w:hAnsi="Times New Roman" w:cs="Times New Roman"/>
          <w:b/>
          <w:bCs/>
          <w:color w:val="000000"/>
          <w:sz w:val="27"/>
          <w:szCs w:val="27"/>
        </w:rPr>
        <w:t>Continue</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811270" cy="4381500"/>
            <wp:effectExtent l="0" t="0" r="0" b="0"/>
            <wp:docPr id="41" name="Picture 41" descr="https://cf-courses-data.s3.us.cloud-object-storage.appdomain.cloud/IBM-DA0321EN-SkillsNetwork/labs/module%205/Lab%20-%20Getting%20Started%20with%20Cognos%20Dashboard%20Embedded/images/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courses-data.s3.us.cloud-object-storage.appdomain.cloud/IBM-DA0321EN-SkillsNetwork/labs/module%205/Lab%20-%20Getting%20Started%20with%20Cognos%20Dashboard%20Embedded/images/1.A.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1270" cy="4381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Enter your </w:t>
      </w:r>
      <w:r w:rsidRPr="00FB47D3">
        <w:rPr>
          <w:rFonts w:ascii="Times New Roman" w:eastAsia="Times New Roman" w:hAnsi="Times New Roman" w:cs="Times New Roman"/>
          <w:b/>
          <w:bCs/>
          <w:color w:val="000000"/>
          <w:sz w:val="27"/>
          <w:szCs w:val="27"/>
        </w:rPr>
        <w:t>password</w:t>
      </w:r>
      <w:r w:rsidRPr="00FB47D3">
        <w:rPr>
          <w:rFonts w:ascii="Times New Roman" w:eastAsia="Times New Roman" w:hAnsi="Times New Roman" w:cs="Times New Roman"/>
          <w:color w:val="000000"/>
          <w:sz w:val="27"/>
          <w:szCs w:val="27"/>
        </w:rPr>
        <w:t> and click </w:t>
      </w:r>
      <w:r w:rsidRPr="00FB47D3">
        <w:rPr>
          <w:rFonts w:ascii="Times New Roman" w:eastAsia="Times New Roman" w:hAnsi="Times New Roman" w:cs="Times New Roman"/>
          <w:b/>
          <w:bCs/>
          <w:color w:val="000000"/>
          <w:sz w:val="27"/>
          <w:szCs w:val="27"/>
        </w:rPr>
        <w:t>Log in</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811270" cy="3913505"/>
            <wp:effectExtent l="0" t="0" r="0" b="0"/>
            <wp:docPr id="40" name="Picture 40" descr="https://cf-courses-data.s3.us.cloud-object-storage.appdomain.cloud/IBM-DA0321EN-SkillsNetwork/labs/module%205/Lab%20-%20Getting%20Started%20with%20Cognos%20Dashboard%20Embedded/images/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f-courses-data.s3.us.cloud-object-storage.appdomain.cloud/IBM-DA0321EN-SkillsNetwork/labs/module%205/Lab%20-%20Getting%20Started%20with%20Cognos%20Dashboard%20Embedded/images/1.A.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1270" cy="391350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w:t>
      </w:r>
      <w:r w:rsidRPr="00FB47D3">
        <w:rPr>
          <w:rFonts w:ascii="Times New Roman" w:eastAsia="Times New Roman" w:hAnsi="Times New Roman" w:cs="Times New Roman"/>
          <w:b/>
          <w:bCs/>
          <w:color w:val="000000"/>
          <w:sz w:val="27"/>
          <w:szCs w:val="27"/>
        </w:rPr>
        <w:t>Navigation Menu Icon</w:t>
      </w:r>
      <w:r w:rsidRPr="00FB47D3">
        <w:rPr>
          <w:rFonts w:ascii="Times New Roman" w:eastAsia="Times New Roman" w:hAnsi="Times New Roman" w:cs="Times New Roman"/>
          <w:color w:val="000000"/>
          <w:sz w:val="27"/>
          <w:szCs w:val="27"/>
        </w:rPr>
        <w:t> on the top left side.</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811270" cy="4498975"/>
            <wp:effectExtent l="0" t="0" r="0" b="0"/>
            <wp:docPr id="39" name="Picture 39" descr="https://cf-courses-data.s3.us.cloud-object-storage.appdomain.cloud/IBM-DA0321EN-SkillsNetwork/labs/module%205/Lab%20-%20Getting%20Started%20with%20Cognos%20Dashboard%20Embedded/Screenshot%20(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f-courses-data.s3.us.cloud-object-storage.appdomain.cloud/IBM-DA0321EN-SkillsNetwork/labs/module%205/Lab%20-%20Getting%20Started%20with%20Cognos%20Dashboard%20Embedded/Screenshot%20(27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1270" cy="449897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From the navigation Menu sidebar, click </w:t>
      </w:r>
      <w:r w:rsidRPr="00FB47D3">
        <w:rPr>
          <w:rFonts w:ascii="Times New Roman" w:eastAsia="Times New Roman" w:hAnsi="Times New Roman" w:cs="Times New Roman"/>
          <w:b/>
          <w:bCs/>
          <w:color w:val="000000"/>
          <w:sz w:val="27"/>
          <w:szCs w:val="27"/>
        </w:rPr>
        <w:t>Watson</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377440" cy="4893945"/>
            <wp:effectExtent l="0" t="0" r="3810" b="1905"/>
            <wp:docPr id="38" name="Picture 38" descr="https://cf-courses-data.s3.us.cloud-object-storage.appdomain.cloud/IBM-DA0321EN-SkillsNetwork/labs/module%205/Lab%20-%20Getting%20Started%20with%20Cognos%20Dashboard%20Embedded/Screenshot%20(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f-courses-data.s3.us.cloud-object-storage.appdomain.cloud/IBM-DA0321EN-SkillsNetwork/labs/module%205/Lab%20-%20Getting%20Started%20with%20Cognos%20Dashboard%20Embedded/Screenshot%20(27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489394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Now from the section </w:t>
      </w:r>
      <w:r w:rsidRPr="00FB47D3">
        <w:rPr>
          <w:rFonts w:ascii="Times New Roman" w:eastAsia="Times New Roman" w:hAnsi="Times New Roman" w:cs="Times New Roman"/>
          <w:b/>
          <w:bCs/>
          <w:color w:val="000000"/>
          <w:sz w:val="27"/>
          <w:szCs w:val="27"/>
        </w:rPr>
        <w:t>All Services</w:t>
      </w:r>
      <w:r w:rsidRPr="00FB47D3">
        <w:rPr>
          <w:rFonts w:ascii="Times New Roman" w:eastAsia="Times New Roman" w:hAnsi="Times New Roman" w:cs="Times New Roman"/>
          <w:color w:val="000000"/>
          <w:sz w:val="27"/>
          <w:szCs w:val="27"/>
        </w:rPr>
        <w:t>, click Watson Studio </w:t>
      </w:r>
      <w:r w:rsidRPr="00FB47D3">
        <w:rPr>
          <w:rFonts w:ascii="Times New Roman" w:eastAsia="Times New Roman" w:hAnsi="Times New Roman" w:cs="Times New Roman"/>
          <w:b/>
          <w:bCs/>
          <w:color w:val="000000"/>
          <w:sz w:val="27"/>
          <w:szCs w:val="27"/>
        </w:rPr>
        <w:t>Start free plan</w:t>
      </w:r>
      <w:r w:rsidRPr="00FB47D3">
        <w:rPr>
          <w:rFonts w:ascii="Times New Roman" w:eastAsia="Times New Roman" w:hAnsi="Times New Roman" w:cs="Times New Roman"/>
          <w:color w:val="000000"/>
          <w:sz w:val="27"/>
          <w:szCs w:val="27"/>
        </w:rPr>
        <w:t>. You will see a dialog box to enter the region and the name of your Watson Studio instance.</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867660" cy="5457190"/>
            <wp:effectExtent l="0" t="0" r="8890" b="0"/>
            <wp:docPr id="37" name="Picture 37" descr="https://cf-courses-data.s3.us.cloud-object-storage.appdomain.cloud/IBM-DA0321EN-SkillsNetwork/labs/module%205/Lab%20-%20Getting%20Started%20with%20Cognos%20Dashboard%20Embedded/Screenshot%20(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f-courses-data.s3.us.cloud-object-storage.appdomain.cloud/IBM-DA0321EN-SkillsNetwork/labs/module%205/Lab%20-%20Getting%20Started%20with%20Cognos%20Dashboard%20Embedded/Screenshot%20(2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660" cy="545719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b/>
          <w:bCs/>
          <w:color w:val="000000"/>
          <w:sz w:val="27"/>
          <w:szCs w:val="27"/>
        </w:rPr>
        <w:t>Select a region</w:t>
      </w:r>
      <w:r w:rsidRPr="00FB47D3">
        <w:rPr>
          <w:rFonts w:ascii="Times New Roman" w:eastAsia="Times New Roman" w:hAnsi="Times New Roman" w:cs="Times New Roman"/>
          <w:color w:val="000000"/>
          <w:sz w:val="27"/>
          <w:szCs w:val="27"/>
        </w:rPr>
        <w:t> matching the region of your IBM Cloud account and provide a name for your Watson Studio instance. Click on the Create button.</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264660" cy="5574030"/>
            <wp:effectExtent l="0" t="0" r="2540" b="7620"/>
            <wp:docPr id="36" name="Picture 36" descr="https://cf-courses-data.s3.us.cloud-object-storage.appdomain.cloud/IBM-DA0321EN-SkillsNetwork/labs/module%205/Lab%20-%20Getting%20Started%20with%20Cognos%20Dashboard%20Embedded/Screenshot%20(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f-courses-data.s3.us.cloud-object-storage.appdomain.cloud/IBM-DA0321EN-SkillsNetwork/labs/module%205/Lab%20-%20Getting%20Started%20with%20Cognos%20Dashboard%20Embedded/Screenshot%20(28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660" cy="557403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You will be redirected to IBM Cloud Pak (</w:t>
      </w:r>
      <w:hyperlink r:id="rId15" w:tgtFrame="_blank" w:history="1">
        <w:r w:rsidRPr="00FB47D3">
          <w:rPr>
            <w:rFonts w:ascii="Times New Roman" w:eastAsia="Times New Roman" w:hAnsi="Times New Roman" w:cs="Times New Roman"/>
            <w:color w:val="0000FF"/>
            <w:sz w:val="27"/>
            <w:szCs w:val="27"/>
            <w:u w:val="single"/>
          </w:rPr>
          <w:t>dataplatform.cloud.ibm.com</w:t>
        </w:r>
      </w:hyperlink>
      <w:r w:rsidRPr="00FB47D3">
        <w:rPr>
          <w:rFonts w:ascii="Times New Roman" w:eastAsia="Times New Roman" w:hAnsi="Times New Roman" w:cs="Times New Roman"/>
          <w:color w:val="000000"/>
          <w:sz w:val="27"/>
          <w:szCs w:val="27"/>
        </w:rPr>
        <w:t>) for Data platform. In case you are not redirected to IBM Cloud Pak page, you need to go to the Resource List from the Navigation Menu.</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282190" cy="2179955"/>
            <wp:effectExtent l="0" t="0" r="3810" b="0"/>
            <wp:docPr id="35" name="Picture 35" descr="https://cf-courses-data.s3.us.cloud-object-storage.appdomain.cloud/IBM-DA0321EN-SkillsNetwork/labs/module%205/Lab%20-%20Getting%20Started%20with%20Cognos%20Dashboard%20Embedded/Screenshot%20(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f-courses-data.s3.us.cloud-object-storage.appdomain.cloud/IBM-DA0321EN-SkillsNetwork/labs/module%205/Lab%20-%20Getting%20Started%20with%20Cognos%20Dashboard%20Embedded/Screenshot%20(28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2190" cy="217995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Select your Watson Studio instance from the AI/Machine Learning section.</w:t>
      </w:r>
    </w:p>
    <w:p w:rsidR="00FB47D3" w:rsidRPr="00FB47D3" w:rsidRDefault="00FB47D3" w:rsidP="00FB47D3">
      <w:pPr>
        <w:spacing w:before="100" w:beforeAutospacing="1" w:after="100" w:afterAutospacing="1" w:line="240" w:lineRule="auto"/>
        <w:ind w:left="720"/>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lastRenderedPageBreak/>
        <w:t>&lt;</w:t>
      </w:r>
      <w:r>
        <w:rPr>
          <w:rFonts w:ascii="Times New Roman" w:eastAsia="Times New Roman" w:hAnsi="Times New Roman" w:cs="Times New Roman"/>
          <w:noProof/>
          <w:color w:val="000000"/>
          <w:sz w:val="27"/>
          <w:szCs w:val="27"/>
        </w:rPr>
        <w:drawing>
          <wp:inline distT="0" distB="0" distL="0" distR="0">
            <wp:extent cx="11945620" cy="5735320"/>
            <wp:effectExtent l="0" t="0" r="0" b="0"/>
            <wp:docPr id="34" name="Picture 34" descr="https://cf-courses-data.s3.us.cloud-object-storage.appdomain.cloud/IBM-DA0321EN-SkillsNetwork/labs/module%205/Lab%20-%20Getting%20Started%20with%20Cognos%20Dashboard%20Embedded/Screenshot%20(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f-courses-data.s3.us.cloud-object-storage.appdomain.cloud/IBM-DA0321EN-SkillsNetwork/labs/module%205/Lab%20-%20Getting%20Started%20with%20Cognos%20Dashboard%20Embedded/Screenshot%20(2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45620" cy="573532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on </w:t>
      </w:r>
      <w:r w:rsidRPr="00FB47D3">
        <w:rPr>
          <w:rFonts w:ascii="Times New Roman" w:eastAsia="Times New Roman" w:hAnsi="Times New Roman" w:cs="Times New Roman"/>
          <w:b/>
          <w:bCs/>
          <w:color w:val="000000"/>
          <w:sz w:val="27"/>
          <w:szCs w:val="27"/>
        </w:rPr>
        <w:t>Launch in IBM Cloud Pak for Data</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724775" cy="5340350"/>
            <wp:effectExtent l="0" t="0" r="9525" b="0"/>
            <wp:docPr id="33" name="Picture 33" descr="https://cf-courses-data.s3.us.cloud-object-storage.appdomain.cloud/IBM-DA0321EN-SkillsNetwork/labs/module%205/Lab%20-%20Getting%20Started%20with%20Cognos%20Dashboard%20Embedded/Screenshot%20(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f-courses-data.s3.us.cloud-object-storage.appdomain.cloud/IBM-DA0321EN-SkillsNetwork/labs/module%205/Lab%20-%20Getting%20Started%20with%20Cognos%20Dashboard%20Embedded/Screenshot%20(28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24775" cy="534035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You will be redirected to </w:t>
      </w:r>
      <w:hyperlink r:id="rId19" w:tgtFrame="_blank" w:tooltip="IBM Cloud Pak for Data" w:history="1">
        <w:r w:rsidRPr="00FB47D3">
          <w:rPr>
            <w:rFonts w:ascii="Times New Roman" w:eastAsia="Times New Roman" w:hAnsi="Times New Roman" w:cs="Times New Roman"/>
            <w:color w:val="0000FF"/>
            <w:sz w:val="27"/>
            <w:szCs w:val="27"/>
            <w:u w:val="single"/>
          </w:rPr>
          <w:t>IBM Cloud Pak for Data</w:t>
        </w:r>
      </w:hyperlink>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0336530" cy="5793740"/>
            <wp:effectExtent l="0" t="0" r="7620" b="0"/>
            <wp:docPr id="32" name="Picture 32" descr="https://cf-courses-data.s3.us.cloud-object-storage.appdomain.cloud/IBM-DA0321EN-SkillsNetwork/labs/module%205/Lab%20-%20Getting%20Started%20with%20Cognos%20Dashboard%20Embedded/After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f-courses-data.s3.us.cloud-object-storage.appdomain.cloud/IBM-DA0321EN-SkillsNetwork/labs/module%205/Lab%20-%20Getting%20Started%20with%20Cognos%20Dashboard%20Embedded/After28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36530" cy="579374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You have successfully logged in to the IBM Cloud Pak for Data platform.</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865870" cy="5588635"/>
            <wp:effectExtent l="0" t="0" r="0" b="0"/>
            <wp:docPr id="31" name="Picture 31" descr="https://cf-courses-data.s3.us.cloud-object-storage.appdomain.cloud/IBM-DA0321EN-SkillsNetwork/labs/module%205/Lab%20-%20Getting%20Started%20with%20Cognos%20Dashboard%20Embedded/Screenshot%20(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f-courses-data.s3.us.cloud-object-storage.appdomain.cloud/IBM-DA0321EN-SkillsNetwork/labs/module%205/Lab%20-%20Getting%20Started%20with%20Cognos%20Dashboard%20Embedded/Screenshot%20(28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5870" cy="558863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Task </w:t>
      </w:r>
      <w:proofErr w:type="gramStart"/>
      <w:r w:rsidRPr="00FB47D3">
        <w:rPr>
          <w:rFonts w:ascii="Times New Roman" w:eastAsia="Times New Roman" w:hAnsi="Times New Roman" w:cs="Times New Roman"/>
          <w:b/>
          <w:bCs/>
          <w:color w:val="000000"/>
          <w:sz w:val="36"/>
          <w:szCs w:val="36"/>
        </w:rPr>
        <w:t>B :</w:t>
      </w:r>
      <w:proofErr w:type="gramEnd"/>
      <w:r w:rsidRPr="00FB47D3">
        <w:rPr>
          <w:rFonts w:ascii="Times New Roman" w:eastAsia="Times New Roman" w:hAnsi="Times New Roman" w:cs="Times New Roman"/>
          <w:b/>
          <w:bCs/>
          <w:color w:val="000000"/>
          <w:sz w:val="36"/>
          <w:szCs w:val="36"/>
        </w:rPr>
        <w:t xml:space="preserve"> Login to IBM Cloud Pak for Data</w:t>
      </w:r>
    </w:p>
    <w:p w:rsidR="00FB47D3" w:rsidRPr="00FB47D3" w:rsidRDefault="00FB47D3" w:rsidP="00FB47D3">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b/>
          <w:bCs/>
          <w:color w:val="000000"/>
          <w:sz w:val="27"/>
          <w:szCs w:val="27"/>
        </w:rPr>
        <w:t>If you just completed Task A, you will already be logged in, so skip Task B.</w:t>
      </w:r>
    </w:p>
    <w:p w:rsidR="00FB47D3" w:rsidRPr="00FB47D3" w:rsidRDefault="00FB47D3" w:rsidP="00FB47D3">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Go to </w:t>
      </w:r>
      <w:hyperlink r:id="rId22" w:tgtFrame="_blank" w:history="1">
        <w:r w:rsidRPr="00FB47D3">
          <w:rPr>
            <w:rFonts w:ascii="Times New Roman" w:eastAsia="Times New Roman" w:hAnsi="Times New Roman" w:cs="Times New Roman"/>
            <w:color w:val="0000FF"/>
            <w:sz w:val="27"/>
            <w:szCs w:val="27"/>
            <w:u w:val="single"/>
          </w:rPr>
          <w:t>dataplatform.cloud.ibm.com</w:t>
        </w:r>
      </w:hyperlink>
      <w:r w:rsidRPr="00FB47D3">
        <w:rPr>
          <w:rFonts w:ascii="Times New Roman" w:eastAsia="Times New Roman" w:hAnsi="Times New Roman" w:cs="Times New Roman"/>
          <w:color w:val="000000"/>
          <w:sz w:val="27"/>
          <w:szCs w:val="27"/>
        </w:rPr>
        <w:t>.</w:t>
      </w:r>
    </w:p>
    <w:p w:rsidR="00FB47D3" w:rsidRPr="00FB47D3" w:rsidRDefault="00FB47D3" w:rsidP="00FB47D3">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Enter your </w:t>
      </w:r>
      <w:proofErr w:type="spellStart"/>
      <w:r w:rsidRPr="00FB47D3">
        <w:rPr>
          <w:rFonts w:ascii="Times New Roman" w:eastAsia="Times New Roman" w:hAnsi="Times New Roman" w:cs="Times New Roman"/>
          <w:b/>
          <w:bCs/>
          <w:color w:val="000000"/>
          <w:sz w:val="27"/>
          <w:szCs w:val="27"/>
        </w:rPr>
        <w:t>IBMid</w:t>
      </w:r>
      <w:proofErr w:type="spellEnd"/>
      <w:r w:rsidRPr="00FB47D3">
        <w:rPr>
          <w:rFonts w:ascii="Times New Roman" w:eastAsia="Times New Roman" w:hAnsi="Times New Roman" w:cs="Times New Roman"/>
          <w:color w:val="000000"/>
          <w:sz w:val="27"/>
          <w:szCs w:val="27"/>
        </w:rPr>
        <w:t> (the email ID you used to sign up for IBM Cloud), </w:t>
      </w:r>
      <w:r w:rsidRPr="00FB47D3">
        <w:rPr>
          <w:rFonts w:ascii="Times New Roman" w:eastAsia="Times New Roman" w:hAnsi="Times New Roman" w:cs="Times New Roman"/>
          <w:b/>
          <w:bCs/>
          <w:color w:val="000000"/>
          <w:sz w:val="27"/>
          <w:szCs w:val="27"/>
        </w:rPr>
        <w:t>password</w:t>
      </w:r>
      <w:r w:rsidRPr="00FB47D3">
        <w:rPr>
          <w:rFonts w:ascii="Times New Roman" w:eastAsia="Times New Roman" w:hAnsi="Times New Roman" w:cs="Times New Roman"/>
          <w:color w:val="000000"/>
          <w:sz w:val="27"/>
          <w:szCs w:val="27"/>
        </w:rPr>
        <w:t> and select a </w:t>
      </w:r>
      <w:r w:rsidRPr="00FB47D3">
        <w:rPr>
          <w:rFonts w:ascii="Times New Roman" w:eastAsia="Times New Roman" w:hAnsi="Times New Roman" w:cs="Times New Roman"/>
          <w:b/>
          <w:bCs/>
          <w:color w:val="000000"/>
          <w:sz w:val="27"/>
          <w:szCs w:val="27"/>
        </w:rPr>
        <w:t>region</w:t>
      </w:r>
      <w:r w:rsidRPr="00FB47D3">
        <w:rPr>
          <w:rFonts w:ascii="Times New Roman" w:eastAsia="Times New Roman" w:hAnsi="Times New Roman" w:cs="Times New Roman"/>
          <w:color w:val="000000"/>
          <w:sz w:val="27"/>
          <w:szCs w:val="27"/>
        </w:rPr>
        <w:t xml:space="preserve">, same one you used for IBM Cloud account and IBM Cloud Pak for </w:t>
      </w:r>
      <w:proofErr w:type="gramStart"/>
      <w:r w:rsidRPr="00FB47D3">
        <w:rPr>
          <w:rFonts w:ascii="Times New Roman" w:eastAsia="Times New Roman" w:hAnsi="Times New Roman" w:cs="Times New Roman"/>
          <w:color w:val="000000"/>
          <w:sz w:val="27"/>
          <w:szCs w:val="27"/>
        </w:rPr>
        <w:t>Data(</w:t>
      </w:r>
      <w:proofErr w:type="gramEnd"/>
      <w:r w:rsidRPr="00FB47D3">
        <w:rPr>
          <w:rFonts w:ascii="Times New Roman" w:eastAsia="Times New Roman" w:hAnsi="Times New Roman" w:cs="Times New Roman"/>
          <w:color w:val="000000"/>
          <w:sz w:val="27"/>
          <w:szCs w:val="27"/>
        </w:rPr>
        <w:t>if you have completed Task A).</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811270" cy="5332730"/>
            <wp:effectExtent l="0" t="0" r="0" b="1270"/>
            <wp:docPr id="30" name="Picture 30" descr="https://cf-courses-data.s3.us.cloud-object-storage.appdomain.cloud/IBM-DA0321EN-SkillsNetwork/labs/module%205/Lab%20-%20Getting%20Started%20with%20Cognos%20Dashboard%20Embedded/images/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f-courses-data.s3.us.cloud-object-storage.appdomain.cloud/IBM-DA0321EN-SkillsNetwork/labs/module%205/Lab%20-%20Getting%20Started%20with%20Cognos%20Dashboard%20Embedded/images/1.B.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1270" cy="533273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w:t>
      </w:r>
      <w:r w:rsidRPr="00FB47D3">
        <w:rPr>
          <w:rFonts w:ascii="Times New Roman" w:eastAsia="Times New Roman" w:hAnsi="Times New Roman" w:cs="Times New Roman"/>
          <w:b/>
          <w:bCs/>
          <w:color w:val="000000"/>
          <w:sz w:val="27"/>
          <w:szCs w:val="27"/>
        </w:rPr>
        <w:t>Go to IBM Cloud Pak for Data</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903595" cy="3811270"/>
            <wp:effectExtent l="0" t="0" r="1905" b="0"/>
            <wp:docPr id="29" name="Picture 29" descr="https://cf-courses-data.s3.us.cloud-object-storage.appdomain.cloud/IBM-DA0321EN-SkillsNetwork/labs/module%205/Lab%20-%20Getting%20Started%20with%20Cognos%20Dashboard%20Embedded/images/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f-courses-data.s3.us.cloud-object-storage.appdomain.cloud/IBM-DA0321EN-SkillsNetwork/labs/module%205/Lab%20-%20Getting%20Started%20with%20Cognos%20Dashboard%20Embedded/images/1.B.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3595" cy="381127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You have successfully logged in to the IBM Cloud Pak for Data platform.</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865870" cy="5588635"/>
            <wp:effectExtent l="0" t="0" r="0" b="0"/>
            <wp:docPr id="28" name="Picture 28" descr="https://cf-courses-data.s3.us.cloud-object-storage.appdomain.cloud/IBM-DA0321EN-SkillsNetwork/labs/module%205/Lab%20-%20Getting%20Started%20with%20Cognos%20Dashboard%20Embedded/Screenshot%20(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f-courses-data.s3.us.cloud-object-storage.appdomain.cloud/IBM-DA0321EN-SkillsNetwork/labs/module%205/Lab%20-%20Getting%20Started%20with%20Cognos%20Dashboard%20Embedded/Screenshot%20(28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5870" cy="558863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Task </w:t>
      </w:r>
      <w:proofErr w:type="gramStart"/>
      <w:r w:rsidRPr="00FB47D3">
        <w:rPr>
          <w:rFonts w:ascii="Times New Roman" w:eastAsia="Times New Roman" w:hAnsi="Times New Roman" w:cs="Times New Roman"/>
          <w:b/>
          <w:bCs/>
          <w:color w:val="000000"/>
          <w:sz w:val="36"/>
          <w:szCs w:val="36"/>
        </w:rPr>
        <w:t>C :</w:t>
      </w:r>
      <w:proofErr w:type="gramEnd"/>
      <w:r w:rsidRPr="00FB47D3">
        <w:rPr>
          <w:rFonts w:ascii="Times New Roman" w:eastAsia="Times New Roman" w:hAnsi="Times New Roman" w:cs="Times New Roman"/>
          <w:b/>
          <w:bCs/>
          <w:color w:val="000000"/>
          <w:sz w:val="36"/>
          <w:szCs w:val="36"/>
        </w:rPr>
        <w:t xml:space="preserve"> Create a New Project</w:t>
      </w:r>
    </w:p>
    <w:p w:rsidR="00FB47D3" w:rsidRPr="00FB47D3" w:rsidRDefault="00FB47D3" w:rsidP="00FB47D3">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On the IBM Cloud Pak for Data welcome page, click </w:t>
      </w:r>
      <w:r w:rsidRPr="00FB47D3">
        <w:rPr>
          <w:rFonts w:ascii="Times New Roman" w:eastAsia="Times New Roman" w:hAnsi="Times New Roman" w:cs="Times New Roman"/>
          <w:b/>
          <w:bCs/>
          <w:color w:val="000000"/>
          <w:sz w:val="27"/>
          <w:szCs w:val="27"/>
        </w:rPr>
        <w:t>Create new project</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452235" cy="5384165"/>
            <wp:effectExtent l="0" t="0" r="5715" b="6985"/>
            <wp:docPr id="27" name="Picture 27" descr="https://cf-courses-data.s3.us.cloud-object-storage.appdomain.cloud/IBM-DA0321EN-SkillsNetwork/labs/module%205/Lab%20-%20Getting%20Started%20with%20Cognos%20Dashboard%20Embedded/Screenshot%20(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f-courses-data.s3.us.cloud-object-storage.appdomain.cloud/IBM-DA0321EN-SkillsNetwork/labs/module%205/Lab%20-%20Getting%20Started%20with%20Cognos%20Dashboard%20Embedded/Screenshot%20(2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2235" cy="538416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w:t>
      </w:r>
      <w:r w:rsidRPr="00FB47D3">
        <w:rPr>
          <w:rFonts w:ascii="Times New Roman" w:eastAsia="Times New Roman" w:hAnsi="Times New Roman" w:cs="Times New Roman"/>
          <w:b/>
          <w:bCs/>
          <w:color w:val="000000"/>
          <w:sz w:val="27"/>
          <w:szCs w:val="27"/>
        </w:rPr>
        <w:t>Create an empty project</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2004000" cy="8383270"/>
            <wp:effectExtent l="0" t="0" r="0" b="0"/>
            <wp:docPr id="26" name="Picture 26" descr="https://cf-courses-data.s3.us.cloud-object-storage.appdomain.cloud/IBM-DA0321EN-SkillsNetwork/labs/module%205/Lab%20-%20Getting%20Started%20with%20Cognos%20Dashboard%20Embedded/images/1.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f-courses-data.s3.us.cloud-object-storage.appdomain.cloud/IBM-DA0321EN-SkillsNetwork/labs/module%205/Lab%20-%20Getting%20Started%20with%20Cognos%20Dashboard%20Embedded/images/1.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0" cy="838327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lastRenderedPageBreak/>
        <w:br/>
      </w:r>
    </w:p>
    <w:p w:rsidR="00FB47D3" w:rsidRPr="00FB47D3" w:rsidRDefault="00FB47D3" w:rsidP="00FB47D3">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Write </w:t>
      </w:r>
      <w:r w:rsidRPr="00FB47D3">
        <w:rPr>
          <w:rFonts w:ascii="Times New Roman" w:eastAsia="Times New Roman" w:hAnsi="Times New Roman" w:cs="Times New Roman"/>
          <w:b/>
          <w:bCs/>
          <w:color w:val="000000"/>
          <w:sz w:val="27"/>
          <w:szCs w:val="27"/>
        </w:rPr>
        <w:t>Capstone Project</w:t>
      </w:r>
      <w:r w:rsidRPr="00FB47D3">
        <w:rPr>
          <w:rFonts w:ascii="Times New Roman" w:eastAsia="Times New Roman" w:hAnsi="Times New Roman" w:cs="Times New Roman"/>
          <w:color w:val="000000"/>
          <w:sz w:val="27"/>
          <w:szCs w:val="27"/>
        </w:rPr>
        <w:t> as name of the project and click </w:t>
      </w:r>
      <w:r w:rsidRPr="00FB47D3">
        <w:rPr>
          <w:rFonts w:ascii="Times New Roman" w:eastAsia="Times New Roman" w:hAnsi="Times New Roman" w:cs="Times New Roman"/>
          <w:b/>
          <w:bCs/>
          <w:color w:val="000000"/>
          <w:sz w:val="27"/>
          <w:szCs w:val="27"/>
        </w:rPr>
        <w:t>Add</w:t>
      </w:r>
      <w:r w:rsidRPr="00FB47D3">
        <w:rPr>
          <w:rFonts w:ascii="Times New Roman" w:eastAsia="Times New Roman" w:hAnsi="Times New Roman" w:cs="Times New Roman"/>
          <w:color w:val="000000"/>
          <w:sz w:val="27"/>
          <w:szCs w:val="27"/>
        </w:rPr>
        <w:t> on Select storage service if no storage service appears. </w:t>
      </w:r>
      <w:ins w:id="3" w:author="Unknown">
        <w:r w:rsidRPr="00FB47D3">
          <w:rPr>
            <w:rFonts w:ascii="Times New Roman" w:eastAsia="Times New Roman" w:hAnsi="Times New Roman" w:cs="Times New Roman"/>
            <w:color w:val="000000"/>
            <w:sz w:val="27"/>
            <w:szCs w:val="27"/>
          </w:rPr>
          <w:t xml:space="preserve">If </w:t>
        </w:r>
        <w:proofErr w:type="gramStart"/>
        <w:r w:rsidRPr="00FB47D3">
          <w:rPr>
            <w:rFonts w:ascii="Times New Roman" w:eastAsia="Times New Roman" w:hAnsi="Times New Roman" w:cs="Times New Roman"/>
            <w:color w:val="000000"/>
            <w:sz w:val="27"/>
            <w:szCs w:val="27"/>
          </w:rPr>
          <w:t>a storage</w:t>
        </w:r>
        <w:proofErr w:type="gramEnd"/>
        <w:r w:rsidRPr="00FB47D3">
          <w:rPr>
            <w:rFonts w:ascii="Times New Roman" w:eastAsia="Times New Roman" w:hAnsi="Times New Roman" w:cs="Times New Roman"/>
            <w:color w:val="000000"/>
            <w:sz w:val="27"/>
            <w:szCs w:val="27"/>
          </w:rPr>
          <w:t xml:space="preserve"> appears, proceed to step 6 directly</w:t>
        </w:r>
      </w:ins>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931910" cy="2860040"/>
            <wp:effectExtent l="0" t="0" r="2540" b="0"/>
            <wp:docPr id="25" name="Picture 25" descr="https://cf-courses-data.s3.us.cloud-object-storage.appdomain.cloud/IBM-DA0321EN-SkillsNetwork/labs/module%205/Lab%20-%20Getting%20Started%20with%20Cognos%20Dashboard%20Embedded/images/1.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f-courses-data.s3.us.cloud-object-storage.appdomain.cloud/IBM-DA0321EN-SkillsNetwork/labs/module%205/Lab%20-%20Getting%20Started%20with%20Cognos%20Dashboard%20Embedded/images/1.C.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31910" cy="286004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You will be redirected to a new page. On the </w:t>
      </w:r>
      <w:r w:rsidRPr="00FB47D3">
        <w:rPr>
          <w:rFonts w:ascii="Times New Roman" w:eastAsia="Times New Roman" w:hAnsi="Times New Roman" w:cs="Times New Roman"/>
          <w:b/>
          <w:bCs/>
          <w:color w:val="000000"/>
          <w:sz w:val="27"/>
          <w:szCs w:val="27"/>
        </w:rPr>
        <w:t>Create</w:t>
      </w:r>
      <w:r w:rsidRPr="00FB47D3">
        <w:rPr>
          <w:rFonts w:ascii="Times New Roman" w:eastAsia="Times New Roman" w:hAnsi="Times New Roman" w:cs="Times New Roman"/>
          <w:color w:val="000000"/>
          <w:sz w:val="27"/>
          <w:szCs w:val="27"/>
        </w:rPr>
        <w:t> tab, select </w:t>
      </w:r>
      <w:proofErr w:type="gramStart"/>
      <w:r w:rsidRPr="00FB47D3">
        <w:rPr>
          <w:rFonts w:ascii="Times New Roman" w:eastAsia="Times New Roman" w:hAnsi="Times New Roman" w:cs="Times New Roman"/>
          <w:b/>
          <w:bCs/>
          <w:color w:val="000000"/>
          <w:sz w:val="27"/>
          <w:szCs w:val="27"/>
        </w:rPr>
        <w:t>Lite</w:t>
      </w:r>
      <w:proofErr w:type="gramEnd"/>
      <w:r w:rsidRPr="00FB47D3">
        <w:rPr>
          <w:rFonts w:ascii="Times New Roman" w:eastAsia="Times New Roman" w:hAnsi="Times New Roman" w:cs="Times New Roman"/>
          <w:color w:val="000000"/>
          <w:sz w:val="27"/>
          <w:szCs w:val="27"/>
        </w:rPr>
        <w:t> plan. Then click </w:t>
      </w:r>
      <w:r w:rsidRPr="00FB47D3">
        <w:rPr>
          <w:rFonts w:ascii="Times New Roman" w:eastAsia="Times New Roman" w:hAnsi="Times New Roman" w:cs="Times New Roman"/>
          <w:b/>
          <w:bCs/>
          <w:color w:val="000000"/>
          <w:sz w:val="27"/>
          <w:szCs w:val="27"/>
        </w:rPr>
        <w:t>Create</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207375" cy="4762500"/>
            <wp:effectExtent l="0" t="0" r="3175" b="0"/>
            <wp:docPr id="24" name="Picture 24" descr="https://cf-courses-data.s3.us.cloud-object-storage.appdomain.cloud/IBM-DA0321EN-SkillsNetwork/labs/module%205/Lab%20-%20Getting%20Started%20with%20Cognos%20Dashboard%20Embedded/images/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f-courses-data.s3.us.cloud-object-storage.appdomain.cloud/IBM-DA0321EN-SkillsNetwork/labs/module%205/Lab%20-%20Getting%20Started%20with%20Cognos%20Dashboard%20Embedded/images/1.C.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207375"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Now you will be redirected to the previous new project page. Click </w:t>
      </w:r>
      <w:r w:rsidRPr="00FB47D3">
        <w:rPr>
          <w:rFonts w:ascii="Times New Roman" w:eastAsia="Times New Roman" w:hAnsi="Times New Roman" w:cs="Times New Roman"/>
          <w:b/>
          <w:bCs/>
          <w:color w:val="000000"/>
          <w:sz w:val="27"/>
          <w:szCs w:val="27"/>
        </w:rPr>
        <w:t>Refresh</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931910" cy="2860040"/>
            <wp:effectExtent l="0" t="0" r="2540" b="0"/>
            <wp:docPr id="23" name="Picture 23" descr="https://cf-courses-data.s3.us.cloud-object-storage.appdomain.cloud/IBM-DA0321EN-SkillsNetwork/labs/module%205/Lab%20-%20Getting%20Started%20with%20Cognos%20Dashboard%20Embedded/images/1.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f-courses-data.s3.us.cloud-object-storage.appdomain.cloud/IBM-DA0321EN-SkillsNetwork/labs/module%205/Lab%20-%20Getting%20Started%20with%20Cognos%20Dashboard%20Embedded/images/1.C.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31910" cy="286004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Once you see a storage service, click </w:t>
      </w:r>
      <w:r w:rsidRPr="00FB47D3">
        <w:rPr>
          <w:rFonts w:ascii="Times New Roman" w:eastAsia="Times New Roman" w:hAnsi="Times New Roman" w:cs="Times New Roman"/>
          <w:b/>
          <w:bCs/>
          <w:color w:val="000000"/>
          <w:sz w:val="27"/>
          <w:szCs w:val="27"/>
        </w:rPr>
        <w:t>Create</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258810" cy="4762500"/>
            <wp:effectExtent l="0" t="0" r="8890" b="0"/>
            <wp:docPr id="22" name="Picture 22" descr="https://cf-courses-data.s3.us.cloud-object-storage.appdomain.cloud/IBM-DA0321EN-SkillsNetwork/labs/module%205/Lab%20-%20Getting%20Started%20with%20Cognos%20Dashboard%20Embedded/images/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f-courses-data.s3.us.cloud-object-storage.appdomain.cloud/IBM-DA0321EN-SkillsNetwork/labs/module%205/Lab%20-%20Getting%20Started%20with%20Cognos%20Dashboard%20Embedded/images/1.C.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58810"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You have successfully created a project. Click </w:t>
      </w:r>
      <w:r w:rsidRPr="00FB47D3">
        <w:rPr>
          <w:rFonts w:ascii="Times New Roman" w:eastAsia="Times New Roman" w:hAnsi="Times New Roman" w:cs="Times New Roman"/>
          <w:b/>
          <w:bCs/>
          <w:color w:val="000000"/>
          <w:sz w:val="27"/>
          <w:szCs w:val="27"/>
        </w:rPr>
        <w:t>IBM Cloud Pak for Data</w:t>
      </w:r>
      <w:r w:rsidRPr="00FB47D3">
        <w:rPr>
          <w:rFonts w:ascii="Times New Roman" w:eastAsia="Times New Roman" w:hAnsi="Times New Roman" w:cs="Times New Roman"/>
          <w:color w:val="000000"/>
          <w:sz w:val="27"/>
          <w:szCs w:val="27"/>
        </w:rPr>
        <w:t> at the top left to go back to homepage.</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9495155" cy="3335655"/>
            <wp:effectExtent l="0" t="0" r="0" b="0"/>
            <wp:docPr id="21" name="Picture 21" descr="https://cf-courses-data.s3.us.cloud-object-storage.appdomain.cloud/IBM-DA0321EN-SkillsNetwork/labs/module%205/Lab%20-%20Getting%20Started%20with%20Cognos%20Dashboard%20Embedded/images/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f-courses-data.s3.us.cloud-object-storage.appdomain.cloud/IBM-DA0321EN-SkillsNetwork/labs/module%205/Lab%20-%20Getting%20Started%20with%20Cognos%20Dashboard%20Embedded/images/1.C.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95155" cy="333565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Exercise </w:t>
      </w:r>
      <w:proofErr w:type="gramStart"/>
      <w:r w:rsidRPr="00FB47D3">
        <w:rPr>
          <w:rFonts w:ascii="Times New Roman" w:eastAsia="Times New Roman" w:hAnsi="Times New Roman" w:cs="Times New Roman"/>
          <w:b/>
          <w:bCs/>
          <w:color w:val="000000"/>
          <w:sz w:val="36"/>
          <w:szCs w:val="36"/>
        </w:rPr>
        <w:t>2 :</w:t>
      </w:r>
      <w:proofErr w:type="gramEnd"/>
      <w:r w:rsidRPr="00FB47D3">
        <w:rPr>
          <w:rFonts w:ascii="Times New Roman" w:eastAsia="Times New Roman" w:hAnsi="Times New Roman" w:cs="Times New Roman"/>
          <w:b/>
          <w:bCs/>
          <w:color w:val="000000"/>
          <w:sz w:val="36"/>
          <w:szCs w:val="36"/>
        </w:rPr>
        <w:t xml:space="preserve"> Add a CDE service and Upload External Data</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 xml:space="preserve">In this exercise, you will learn how to add a </w:t>
      </w:r>
      <w:proofErr w:type="spellStart"/>
      <w:r w:rsidRPr="00FB47D3">
        <w:rPr>
          <w:rFonts w:ascii="Times New Roman" w:eastAsia="Times New Roman" w:hAnsi="Times New Roman" w:cs="Times New Roman"/>
          <w:color w:val="000000"/>
          <w:sz w:val="27"/>
          <w:szCs w:val="27"/>
        </w:rPr>
        <w:t>Cognos</w:t>
      </w:r>
      <w:proofErr w:type="spellEnd"/>
      <w:r w:rsidRPr="00FB47D3">
        <w:rPr>
          <w:rFonts w:ascii="Times New Roman" w:eastAsia="Times New Roman" w:hAnsi="Times New Roman" w:cs="Times New Roman"/>
          <w:color w:val="000000"/>
          <w:sz w:val="27"/>
          <w:szCs w:val="27"/>
        </w:rPr>
        <w:t xml:space="preserve"> Dashboard Embedded (CDE) service and upload external data files to your project.</w:t>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Task </w:t>
      </w:r>
      <w:proofErr w:type="gramStart"/>
      <w:r w:rsidRPr="00FB47D3">
        <w:rPr>
          <w:rFonts w:ascii="Times New Roman" w:eastAsia="Times New Roman" w:hAnsi="Times New Roman" w:cs="Times New Roman"/>
          <w:b/>
          <w:bCs/>
          <w:color w:val="000000"/>
          <w:sz w:val="36"/>
          <w:szCs w:val="36"/>
        </w:rPr>
        <w:t>A :</w:t>
      </w:r>
      <w:proofErr w:type="gramEnd"/>
      <w:r w:rsidRPr="00FB47D3">
        <w:rPr>
          <w:rFonts w:ascii="Times New Roman" w:eastAsia="Times New Roman" w:hAnsi="Times New Roman" w:cs="Times New Roman"/>
          <w:b/>
          <w:bCs/>
          <w:color w:val="000000"/>
          <w:sz w:val="36"/>
          <w:szCs w:val="36"/>
        </w:rPr>
        <w:t xml:space="preserve"> Add a CDE service</w:t>
      </w:r>
    </w:p>
    <w:p w:rsidR="00FB47D3" w:rsidRPr="00FB47D3" w:rsidRDefault="00FB47D3" w:rsidP="00FB47D3">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From IBM Cloud Pak for Data homepage, got to </w:t>
      </w:r>
      <w:r w:rsidRPr="00FB47D3">
        <w:rPr>
          <w:rFonts w:ascii="Times New Roman" w:eastAsia="Times New Roman" w:hAnsi="Times New Roman" w:cs="Times New Roman"/>
          <w:b/>
          <w:bCs/>
          <w:color w:val="000000"/>
          <w:sz w:val="27"/>
          <w:szCs w:val="27"/>
        </w:rPr>
        <w:t>Projects</w:t>
      </w:r>
      <w:r w:rsidRPr="00FB47D3">
        <w:rPr>
          <w:rFonts w:ascii="Times New Roman" w:eastAsia="Times New Roman" w:hAnsi="Times New Roman" w:cs="Times New Roman"/>
          <w:color w:val="000000"/>
          <w:sz w:val="27"/>
          <w:szCs w:val="27"/>
        </w:rPr>
        <w:t> under Quick navigation and click on the Capstone project you had created earlier</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941820" cy="6210300"/>
            <wp:effectExtent l="0" t="0" r="0" b="0"/>
            <wp:docPr id="20" name="Picture 20" descr="https://cf-courses-data.s3.us.cloud-object-storage.appdomain.cloud/IBM-DA0321EN-SkillsNetwork/labs/module%205/Lab%20-%20Getting%20Started%20with%20Cognos%20Dashboard%20Embedded/Screenshot%20(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f-courses-data.s3.us.cloud-object-storage.appdomain.cloud/IBM-DA0321EN-SkillsNetwork/labs/module%205/Lab%20-%20Getting%20Started%20with%20Cognos%20Dashboard%20Embedded/Screenshot%20(2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41820" cy="62103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on </w:t>
      </w:r>
      <w:r w:rsidRPr="00FB47D3">
        <w:rPr>
          <w:rFonts w:ascii="Times New Roman" w:eastAsia="Times New Roman" w:hAnsi="Times New Roman" w:cs="Times New Roman"/>
          <w:b/>
          <w:bCs/>
          <w:color w:val="000000"/>
          <w:sz w:val="27"/>
          <w:szCs w:val="27"/>
        </w:rPr>
        <w:t>Manage</w:t>
      </w:r>
      <w:r w:rsidRPr="00FB47D3">
        <w:rPr>
          <w:rFonts w:ascii="Times New Roman" w:eastAsia="Times New Roman" w:hAnsi="Times New Roman" w:cs="Times New Roman"/>
          <w:color w:val="000000"/>
          <w:sz w:val="27"/>
          <w:szCs w:val="27"/>
        </w:rPr>
        <w:t> tab , from the </w:t>
      </w:r>
      <w:r w:rsidRPr="00FB47D3">
        <w:rPr>
          <w:rFonts w:ascii="Times New Roman" w:eastAsia="Times New Roman" w:hAnsi="Times New Roman" w:cs="Times New Roman"/>
          <w:b/>
          <w:bCs/>
          <w:color w:val="000000"/>
          <w:sz w:val="27"/>
          <w:szCs w:val="27"/>
        </w:rPr>
        <w:t>Services and integrations</w:t>
      </w:r>
      <w:r w:rsidRPr="00FB47D3">
        <w:rPr>
          <w:rFonts w:ascii="Times New Roman" w:eastAsia="Times New Roman" w:hAnsi="Times New Roman" w:cs="Times New Roman"/>
          <w:color w:val="000000"/>
          <w:sz w:val="27"/>
          <w:szCs w:val="27"/>
        </w:rPr>
        <w:t> section click </w:t>
      </w:r>
      <w:r w:rsidRPr="00FB47D3">
        <w:rPr>
          <w:rFonts w:ascii="Times New Roman" w:eastAsia="Times New Roman" w:hAnsi="Times New Roman" w:cs="Times New Roman"/>
          <w:b/>
          <w:bCs/>
          <w:color w:val="000000"/>
          <w:sz w:val="27"/>
          <w:szCs w:val="27"/>
        </w:rPr>
        <w:t>Associate service</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229600" cy="4762500"/>
            <wp:effectExtent l="0" t="0" r="0" b="0"/>
            <wp:docPr id="19" name="Picture 19" descr="https://cf-courses-data.s3.us.cloud-object-storage.appdomain.cloud/IBM-DA0321EN-SkillsNetwork/labs/module%205/Lab%20-%20Getting%20Started%20with%20Cognos%20Dashboard%20Embedded/images/2.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f-courses-data.s3.us.cloud-object-storage.appdomain.cloud/IBM-DA0321EN-SkillsNetwork/labs/module%205/Lab%20-%20Getting%20Started%20with%20Cognos%20Dashboard%20Embedded/images/2.A.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0"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w:t>
      </w:r>
      <w:proofErr w:type="gramStart"/>
      <w:r w:rsidRPr="00FB47D3">
        <w:rPr>
          <w:rFonts w:ascii="Times New Roman" w:eastAsia="Times New Roman" w:hAnsi="Times New Roman" w:cs="Times New Roman"/>
          <w:b/>
          <w:bCs/>
          <w:color w:val="000000"/>
          <w:sz w:val="27"/>
          <w:szCs w:val="27"/>
        </w:rPr>
        <w:t>New</w:t>
      </w:r>
      <w:proofErr w:type="gramEnd"/>
      <w:r w:rsidRPr="00FB47D3">
        <w:rPr>
          <w:rFonts w:ascii="Times New Roman" w:eastAsia="Times New Roman" w:hAnsi="Times New Roman" w:cs="Times New Roman"/>
          <w:b/>
          <w:bCs/>
          <w:color w:val="000000"/>
          <w:sz w:val="27"/>
          <w:szCs w:val="27"/>
        </w:rPr>
        <w:t xml:space="preserve"> service</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237220" cy="1901825"/>
            <wp:effectExtent l="0" t="0" r="0" b="3175"/>
            <wp:docPr id="18" name="Picture 18" descr="https://cf-courses-data.s3.us.cloud-object-storage.appdomain.cloud/IBM-DA0321EN-SkillsNetwork/labs/module%205/Lab%20-%20Getting%20Started%20with%20Cognos%20Dashboard%20Embedded/images/2.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f-courses-data.s3.us.cloud-object-storage.appdomain.cloud/IBM-DA0321EN-SkillsNetwork/labs/module%205/Lab%20-%20Getting%20Started%20with%20Cognos%20Dashboard%20Embedded/images/2.A.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237220" cy="190182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lastRenderedPageBreak/>
        <w:br/>
      </w:r>
    </w:p>
    <w:p w:rsidR="00FB47D3" w:rsidRPr="00FB47D3" w:rsidRDefault="00FB47D3" w:rsidP="00FB47D3">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w:t>
      </w:r>
      <w:r w:rsidRPr="00FB47D3">
        <w:rPr>
          <w:rFonts w:ascii="Times New Roman" w:eastAsia="Times New Roman" w:hAnsi="Times New Roman" w:cs="Times New Roman"/>
          <w:b/>
          <w:bCs/>
          <w:color w:val="000000"/>
          <w:sz w:val="27"/>
          <w:szCs w:val="27"/>
        </w:rPr>
        <w:t xml:space="preserve">IBM </w:t>
      </w:r>
      <w:proofErr w:type="spellStart"/>
      <w:r w:rsidRPr="00FB47D3">
        <w:rPr>
          <w:rFonts w:ascii="Times New Roman" w:eastAsia="Times New Roman" w:hAnsi="Times New Roman" w:cs="Times New Roman"/>
          <w:b/>
          <w:bCs/>
          <w:color w:val="000000"/>
          <w:sz w:val="27"/>
          <w:szCs w:val="27"/>
        </w:rPr>
        <w:t>Cognos</w:t>
      </w:r>
      <w:proofErr w:type="spellEnd"/>
      <w:r w:rsidRPr="00FB47D3">
        <w:rPr>
          <w:rFonts w:ascii="Times New Roman" w:eastAsia="Times New Roman" w:hAnsi="Times New Roman" w:cs="Times New Roman"/>
          <w:b/>
          <w:bCs/>
          <w:color w:val="000000"/>
          <w:sz w:val="27"/>
          <w:szCs w:val="27"/>
        </w:rPr>
        <w:t xml:space="preserve"> Dashboard Embedded</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952365" cy="2860040"/>
            <wp:effectExtent l="0" t="0" r="635" b="0"/>
            <wp:docPr id="17" name="Picture 17" descr="https://cf-courses-data.s3.us.cloud-object-storage.appdomain.cloud/IBM-DA0321EN-SkillsNetwork/labs/module%205/Lab%20-%20Getting%20Started%20with%20Cognos%20Dashboard%20Embedded/images/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f-courses-data.s3.us.cloud-object-storage.appdomain.cloud/IBM-DA0321EN-SkillsNetwork/labs/module%205/Lab%20-%20Getting%20Started%20with%20Cognos%20Dashboard%20Embedded/images/2.A.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2365" cy="286004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On the </w:t>
      </w:r>
      <w:r w:rsidRPr="00FB47D3">
        <w:rPr>
          <w:rFonts w:ascii="Times New Roman" w:eastAsia="Times New Roman" w:hAnsi="Times New Roman" w:cs="Times New Roman"/>
          <w:b/>
          <w:bCs/>
          <w:color w:val="000000"/>
          <w:sz w:val="27"/>
          <w:szCs w:val="27"/>
        </w:rPr>
        <w:t>Create</w:t>
      </w:r>
      <w:r w:rsidRPr="00FB47D3">
        <w:rPr>
          <w:rFonts w:ascii="Times New Roman" w:eastAsia="Times New Roman" w:hAnsi="Times New Roman" w:cs="Times New Roman"/>
          <w:color w:val="000000"/>
          <w:sz w:val="27"/>
          <w:szCs w:val="27"/>
        </w:rPr>
        <w:t> tab, select a </w:t>
      </w:r>
      <w:r w:rsidRPr="00FB47D3">
        <w:rPr>
          <w:rFonts w:ascii="Times New Roman" w:eastAsia="Times New Roman" w:hAnsi="Times New Roman" w:cs="Times New Roman"/>
          <w:b/>
          <w:bCs/>
          <w:color w:val="000000"/>
          <w:sz w:val="27"/>
          <w:szCs w:val="27"/>
        </w:rPr>
        <w:t>region</w:t>
      </w:r>
      <w:r w:rsidRPr="00FB47D3">
        <w:rPr>
          <w:rFonts w:ascii="Times New Roman" w:eastAsia="Times New Roman" w:hAnsi="Times New Roman" w:cs="Times New Roman"/>
          <w:color w:val="000000"/>
          <w:sz w:val="27"/>
          <w:szCs w:val="27"/>
        </w:rPr>
        <w:t> and </w:t>
      </w:r>
      <w:r w:rsidRPr="00FB47D3">
        <w:rPr>
          <w:rFonts w:ascii="Times New Roman" w:eastAsia="Times New Roman" w:hAnsi="Times New Roman" w:cs="Times New Roman"/>
          <w:b/>
          <w:bCs/>
          <w:color w:val="000000"/>
          <w:sz w:val="27"/>
          <w:szCs w:val="27"/>
        </w:rPr>
        <w:t>Lite</w:t>
      </w:r>
      <w:r w:rsidRPr="00FB47D3">
        <w:rPr>
          <w:rFonts w:ascii="Times New Roman" w:eastAsia="Times New Roman" w:hAnsi="Times New Roman" w:cs="Times New Roman"/>
          <w:color w:val="000000"/>
          <w:sz w:val="27"/>
          <w:szCs w:val="27"/>
        </w:rPr>
        <w:t> plan. Then click </w:t>
      </w:r>
      <w:r w:rsidRPr="00FB47D3">
        <w:rPr>
          <w:rFonts w:ascii="Times New Roman" w:eastAsia="Times New Roman" w:hAnsi="Times New Roman" w:cs="Times New Roman"/>
          <w:b/>
          <w:bCs/>
          <w:color w:val="000000"/>
          <w:sz w:val="27"/>
          <w:szCs w:val="27"/>
        </w:rPr>
        <w:t>Create</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9056370" cy="4762500"/>
            <wp:effectExtent l="0" t="0" r="0" b="0"/>
            <wp:docPr id="16" name="Picture 16" descr="https://cf-courses-data.s3.us.cloud-object-storage.appdomain.cloud/IBM-DA0321EN-SkillsNetwork/labs/module%205/Lab%20-%20Getting%20Started%20with%20Cognos%20Dashboard%20Embedded/images/2.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f-courses-data.s3.us.cloud-object-storage.appdomain.cloud/IBM-DA0321EN-SkillsNetwork/labs/module%205/Lab%20-%20Getting%20Started%20with%20Cognos%20Dashboard%20Embedded/images/2.A.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56370"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Select </w:t>
      </w:r>
      <w:r w:rsidRPr="00FB47D3">
        <w:rPr>
          <w:rFonts w:ascii="Times New Roman" w:eastAsia="Times New Roman" w:hAnsi="Times New Roman" w:cs="Times New Roman"/>
          <w:b/>
          <w:bCs/>
          <w:color w:val="000000"/>
          <w:sz w:val="27"/>
          <w:szCs w:val="27"/>
        </w:rPr>
        <w:t xml:space="preserve">IBM </w:t>
      </w:r>
      <w:proofErr w:type="spellStart"/>
      <w:r w:rsidRPr="00FB47D3">
        <w:rPr>
          <w:rFonts w:ascii="Times New Roman" w:eastAsia="Times New Roman" w:hAnsi="Times New Roman" w:cs="Times New Roman"/>
          <w:b/>
          <w:bCs/>
          <w:color w:val="000000"/>
          <w:sz w:val="27"/>
          <w:szCs w:val="27"/>
        </w:rPr>
        <w:t>Cognos</w:t>
      </w:r>
      <w:proofErr w:type="spellEnd"/>
      <w:r w:rsidRPr="00FB47D3">
        <w:rPr>
          <w:rFonts w:ascii="Times New Roman" w:eastAsia="Times New Roman" w:hAnsi="Times New Roman" w:cs="Times New Roman"/>
          <w:b/>
          <w:bCs/>
          <w:color w:val="000000"/>
          <w:sz w:val="27"/>
          <w:szCs w:val="27"/>
        </w:rPr>
        <w:t xml:space="preserve"> Dashboard Embedded</w:t>
      </w:r>
      <w:r w:rsidRPr="00FB47D3">
        <w:rPr>
          <w:rFonts w:ascii="Times New Roman" w:eastAsia="Times New Roman" w:hAnsi="Times New Roman" w:cs="Times New Roman"/>
          <w:color w:val="000000"/>
          <w:sz w:val="27"/>
          <w:szCs w:val="27"/>
        </w:rPr>
        <w:t> service and click </w:t>
      </w:r>
      <w:r w:rsidRPr="00FB47D3">
        <w:rPr>
          <w:rFonts w:ascii="Times New Roman" w:eastAsia="Times New Roman" w:hAnsi="Times New Roman" w:cs="Times New Roman"/>
          <w:b/>
          <w:bCs/>
          <w:color w:val="000000"/>
          <w:sz w:val="27"/>
          <w:szCs w:val="27"/>
        </w:rPr>
        <w:t>Associate service</w:t>
      </w:r>
      <w:r w:rsidRPr="00FB47D3">
        <w:rPr>
          <w:rFonts w:ascii="Times New Roman" w:eastAsia="Times New Roman" w:hAnsi="Times New Roman" w:cs="Times New Roman"/>
          <w:color w:val="000000"/>
          <w:sz w:val="27"/>
          <w:szCs w:val="27"/>
        </w:rPr>
        <w:t> to add the service to </w:t>
      </w:r>
      <w:r w:rsidRPr="00FB47D3">
        <w:rPr>
          <w:rFonts w:ascii="Times New Roman" w:eastAsia="Times New Roman" w:hAnsi="Times New Roman" w:cs="Times New Roman"/>
          <w:b/>
          <w:bCs/>
          <w:color w:val="000000"/>
          <w:sz w:val="27"/>
          <w:szCs w:val="27"/>
        </w:rPr>
        <w:t>Capstone Project</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1016615" cy="2377440"/>
            <wp:effectExtent l="0" t="0" r="0" b="3810"/>
            <wp:docPr id="15" name="Picture 15" descr="https://cf-courses-data.s3.us.cloud-object-storage.appdomain.cloud/IBM-DA0321EN-SkillsNetwork/labs/module%205/Lab%20-%20Getting%20Started%20with%20Cognos%20Dashboard%20Embedded/images/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f-courses-data.s3.us.cloud-object-storage.appdomain.cloud/IBM-DA0321EN-SkillsNetwork/labs/module%205/Lab%20-%20Getting%20Started%20with%20Cognos%20Dashboard%20Embedded/images/2.A.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016615" cy="237744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Once the service association status appears green, </w:t>
      </w:r>
      <w:r w:rsidRPr="00FB47D3">
        <w:rPr>
          <w:rFonts w:ascii="Times New Roman" w:eastAsia="Times New Roman" w:hAnsi="Times New Roman" w:cs="Times New Roman"/>
          <w:b/>
          <w:bCs/>
          <w:color w:val="000000"/>
          <w:sz w:val="27"/>
          <w:szCs w:val="27"/>
        </w:rPr>
        <w:t>close</w:t>
      </w:r>
      <w:r w:rsidRPr="00FB47D3">
        <w:rPr>
          <w:rFonts w:ascii="Times New Roman" w:eastAsia="Times New Roman" w:hAnsi="Times New Roman" w:cs="Times New Roman"/>
          <w:color w:val="000000"/>
          <w:sz w:val="27"/>
          <w:szCs w:val="27"/>
        </w:rPr>
        <w:t> the associate service page.</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0892155" cy="2377440"/>
            <wp:effectExtent l="0" t="0" r="4445" b="3810"/>
            <wp:docPr id="14" name="Picture 14" descr="https://cf-courses-data.s3.us.cloud-object-storage.appdomain.cloud/IBM-DA0321EN-SkillsNetwork/labs/module%205/Lab%20-%20Getting%20Started%20with%20Cognos%20Dashboard%20Embedded/images/2.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f-courses-data.s3.us.cloud-object-storage.appdomain.cloud/IBM-DA0321EN-SkillsNetwork/labs/module%205/Lab%20-%20Getting%20Started%20with%20Cognos%20Dashboard%20Embedded/images/2.A.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92155" cy="237744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Task </w:t>
      </w:r>
      <w:proofErr w:type="gramStart"/>
      <w:r w:rsidRPr="00FB47D3">
        <w:rPr>
          <w:rFonts w:ascii="Times New Roman" w:eastAsia="Times New Roman" w:hAnsi="Times New Roman" w:cs="Times New Roman"/>
          <w:b/>
          <w:bCs/>
          <w:color w:val="000000"/>
          <w:sz w:val="36"/>
          <w:szCs w:val="36"/>
        </w:rPr>
        <w:t>B :</w:t>
      </w:r>
      <w:proofErr w:type="gramEnd"/>
      <w:r w:rsidRPr="00FB47D3">
        <w:rPr>
          <w:rFonts w:ascii="Times New Roman" w:eastAsia="Times New Roman" w:hAnsi="Times New Roman" w:cs="Times New Roman"/>
          <w:b/>
          <w:bCs/>
          <w:color w:val="000000"/>
          <w:sz w:val="36"/>
          <w:szCs w:val="36"/>
        </w:rPr>
        <w:t xml:space="preserve"> Upload External Data Files(Supports .CSV Files Only)</w:t>
      </w:r>
    </w:p>
    <w:p w:rsidR="00FB47D3" w:rsidRPr="00FB47D3" w:rsidRDefault="00FB47D3" w:rsidP="00FB47D3">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Download the file </w:t>
      </w:r>
      <w:hyperlink r:id="rId39" w:tgtFrame="_blank" w:history="1">
        <w:r w:rsidRPr="00FB47D3">
          <w:rPr>
            <w:rFonts w:ascii="Times New Roman" w:eastAsia="Times New Roman" w:hAnsi="Times New Roman" w:cs="Times New Roman"/>
            <w:color w:val="0000FF"/>
            <w:sz w:val="27"/>
            <w:szCs w:val="27"/>
            <w:u w:val="single"/>
          </w:rPr>
          <w:t>car_sales_data_sample.csv</w:t>
        </w:r>
      </w:hyperlink>
      <w:r w:rsidRPr="00FB47D3">
        <w:rPr>
          <w:rFonts w:ascii="Times New Roman" w:eastAsia="Times New Roman" w:hAnsi="Times New Roman" w:cs="Times New Roman"/>
          <w:color w:val="000000"/>
          <w:sz w:val="27"/>
          <w:szCs w:val="27"/>
        </w:rPr>
        <w:t>.</w:t>
      </w:r>
    </w:p>
    <w:p w:rsidR="00FB47D3" w:rsidRPr="00FB47D3" w:rsidRDefault="00FB47D3" w:rsidP="00FB47D3">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On the </w:t>
      </w:r>
      <w:r w:rsidRPr="00FB47D3">
        <w:rPr>
          <w:rFonts w:ascii="Times New Roman" w:eastAsia="Times New Roman" w:hAnsi="Times New Roman" w:cs="Times New Roman"/>
          <w:b/>
          <w:bCs/>
          <w:color w:val="000000"/>
          <w:sz w:val="27"/>
          <w:szCs w:val="27"/>
        </w:rPr>
        <w:t>Assets</w:t>
      </w:r>
      <w:r w:rsidRPr="00FB47D3">
        <w:rPr>
          <w:rFonts w:ascii="Times New Roman" w:eastAsia="Times New Roman" w:hAnsi="Times New Roman" w:cs="Times New Roman"/>
          <w:color w:val="000000"/>
          <w:sz w:val="27"/>
          <w:szCs w:val="27"/>
        </w:rPr>
        <w:t> page, click </w:t>
      </w:r>
      <w:r w:rsidRPr="00FB47D3">
        <w:rPr>
          <w:rFonts w:ascii="Times New Roman" w:eastAsia="Times New Roman" w:hAnsi="Times New Roman" w:cs="Times New Roman"/>
          <w:b/>
          <w:bCs/>
          <w:color w:val="000000"/>
          <w:sz w:val="27"/>
          <w:szCs w:val="27"/>
        </w:rPr>
        <w:t>Find and add data</w:t>
      </w:r>
      <w:r w:rsidRPr="00FB47D3">
        <w:rPr>
          <w:rFonts w:ascii="Times New Roman" w:eastAsia="Times New Roman" w:hAnsi="Times New Roman" w:cs="Times New Roman"/>
          <w:color w:val="000000"/>
          <w:sz w:val="27"/>
          <w:szCs w:val="27"/>
        </w:rPr>
        <w:t> icon. Click </w:t>
      </w:r>
      <w:r w:rsidRPr="00FB47D3">
        <w:rPr>
          <w:rFonts w:ascii="Times New Roman" w:eastAsia="Times New Roman" w:hAnsi="Times New Roman" w:cs="Times New Roman"/>
          <w:b/>
          <w:bCs/>
          <w:color w:val="000000"/>
          <w:sz w:val="27"/>
          <w:szCs w:val="27"/>
        </w:rPr>
        <w:t>Drop data files here or browse for files to upload</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2186920" cy="6861810"/>
            <wp:effectExtent l="0" t="0" r="5080" b="0"/>
            <wp:docPr id="13" name="Picture 13" descr="https://cf-courses-data.s3.us.cloud-object-storage.appdomain.cloud/IBM-DA0321EN-SkillsNetwork/labs/module%205/Lab%20-%20Getting%20Started%20with%20Cognos%20Dashboard%20Embedded/images/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f-courses-data.s3.us.cloud-object-storage.appdomain.cloud/IBM-DA0321EN-SkillsNetwork/labs/module%205/Lab%20-%20Getting%20Started%20with%20Cognos%20Dashboard%20Embedded/images/2.B.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86920" cy="686181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Browse to the file download location, select the downloaded </w:t>
      </w:r>
      <w:r w:rsidRPr="00FB47D3">
        <w:rPr>
          <w:rFonts w:ascii="Times New Roman" w:eastAsia="Times New Roman" w:hAnsi="Times New Roman" w:cs="Times New Roman"/>
          <w:b/>
          <w:bCs/>
          <w:color w:val="000000"/>
          <w:sz w:val="27"/>
          <w:szCs w:val="27"/>
        </w:rPr>
        <w:t>CSV</w:t>
      </w:r>
      <w:r w:rsidRPr="00FB47D3">
        <w:rPr>
          <w:rFonts w:ascii="Times New Roman" w:eastAsia="Times New Roman" w:hAnsi="Times New Roman" w:cs="Times New Roman"/>
          <w:color w:val="000000"/>
          <w:sz w:val="27"/>
          <w:szCs w:val="27"/>
        </w:rPr>
        <w:t> file, and click </w:t>
      </w:r>
      <w:r w:rsidRPr="00FB47D3">
        <w:rPr>
          <w:rFonts w:ascii="Times New Roman" w:eastAsia="Times New Roman" w:hAnsi="Times New Roman" w:cs="Times New Roman"/>
          <w:b/>
          <w:bCs/>
          <w:color w:val="000000"/>
          <w:sz w:val="27"/>
          <w:szCs w:val="27"/>
        </w:rPr>
        <w:t>Open</w:t>
      </w:r>
      <w:r w:rsidRPr="00FB47D3">
        <w:rPr>
          <w:rFonts w:ascii="Times New Roman" w:eastAsia="Times New Roman" w:hAnsi="Times New Roman" w:cs="Times New Roman"/>
          <w:color w:val="000000"/>
          <w:sz w:val="27"/>
          <w:szCs w:val="27"/>
        </w:rPr>
        <w:t>.</w:t>
      </w:r>
    </w:p>
    <w:p w:rsidR="00FB47D3" w:rsidRPr="00FB47D3" w:rsidRDefault="00FB47D3" w:rsidP="00FB47D3">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lastRenderedPageBreak/>
        <w:t>Once upload completes, </w:t>
      </w:r>
      <w:r w:rsidRPr="00FB47D3">
        <w:rPr>
          <w:rFonts w:ascii="Times New Roman" w:eastAsia="Times New Roman" w:hAnsi="Times New Roman" w:cs="Times New Roman"/>
          <w:b/>
          <w:bCs/>
          <w:color w:val="000000"/>
          <w:sz w:val="27"/>
          <w:szCs w:val="27"/>
        </w:rPr>
        <w:t>car_sales_data_sample.csv</w:t>
      </w:r>
      <w:r w:rsidRPr="00FB47D3">
        <w:rPr>
          <w:rFonts w:ascii="Times New Roman" w:eastAsia="Times New Roman" w:hAnsi="Times New Roman" w:cs="Times New Roman"/>
          <w:color w:val="000000"/>
          <w:sz w:val="27"/>
          <w:szCs w:val="27"/>
        </w:rPr>
        <w:t> will appear under </w:t>
      </w:r>
      <w:r w:rsidRPr="00FB47D3">
        <w:rPr>
          <w:rFonts w:ascii="Times New Roman" w:eastAsia="Times New Roman" w:hAnsi="Times New Roman" w:cs="Times New Roman"/>
          <w:b/>
          <w:bCs/>
          <w:color w:val="000000"/>
          <w:sz w:val="27"/>
          <w:szCs w:val="27"/>
        </w:rPr>
        <w:t>Data assets</w:t>
      </w:r>
      <w:r w:rsidRPr="00FB47D3">
        <w:rPr>
          <w:rFonts w:ascii="Times New Roman" w:eastAsia="Times New Roman" w:hAnsi="Times New Roman" w:cs="Times New Roman"/>
          <w:color w:val="000000"/>
          <w:sz w:val="27"/>
          <w:szCs w:val="27"/>
        </w:rPr>
        <w:t> section.</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017510" cy="2377440"/>
            <wp:effectExtent l="0" t="0" r="2540" b="3810"/>
            <wp:docPr id="12" name="Picture 12" descr="https://cf-courses-data.s3.us.cloud-object-storage.appdomain.cloud/IBM-DA0321EN-SkillsNetwork/labs/module%205/Lab%20-%20Getting%20Started%20with%20Cognos%20Dashboard%20Embedded/images/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f-courses-data.s3.us.cloud-object-storage.appdomain.cloud/IBM-DA0321EN-SkillsNetwork/labs/module%205/Lab%20-%20Getting%20Started%20with%20Cognos%20Dashboard%20Embedded/images/2.B.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17510" cy="237744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B47D3">
        <w:rPr>
          <w:rFonts w:ascii="Times New Roman" w:eastAsia="Times New Roman" w:hAnsi="Times New Roman" w:cs="Times New Roman"/>
          <w:b/>
          <w:bCs/>
          <w:color w:val="000000"/>
          <w:sz w:val="36"/>
          <w:szCs w:val="36"/>
        </w:rPr>
        <w:t xml:space="preserve">Exercise </w:t>
      </w:r>
      <w:proofErr w:type="gramStart"/>
      <w:r w:rsidRPr="00FB47D3">
        <w:rPr>
          <w:rFonts w:ascii="Times New Roman" w:eastAsia="Times New Roman" w:hAnsi="Times New Roman" w:cs="Times New Roman"/>
          <w:b/>
          <w:bCs/>
          <w:color w:val="000000"/>
          <w:sz w:val="36"/>
          <w:szCs w:val="36"/>
        </w:rPr>
        <w:t>3 :</w:t>
      </w:r>
      <w:proofErr w:type="gramEnd"/>
      <w:r w:rsidRPr="00FB47D3">
        <w:rPr>
          <w:rFonts w:ascii="Times New Roman" w:eastAsia="Times New Roman" w:hAnsi="Times New Roman" w:cs="Times New Roman"/>
          <w:b/>
          <w:bCs/>
          <w:color w:val="000000"/>
          <w:sz w:val="36"/>
          <w:szCs w:val="36"/>
        </w:rPr>
        <w:t xml:space="preserve"> Navigate around CDE UI and Start a New Dashboard with a Template</w:t>
      </w:r>
    </w:p>
    <w:p w:rsidR="00FB47D3" w:rsidRPr="00FB47D3" w:rsidRDefault="00FB47D3" w:rsidP="00FB47D3">
      <w:p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 xml:space="preserve">In this exercise, you will learn general navigation around the CDE user interface (UI), and how to start a new dashboard with a template in CDE, populate it with </w:t>
      </w:r>
      <w:proofErr w:type="gramStart"/>
      <w:r w:rsidRPr="00FB47D3">
        <w:rPr>
          <w:rFonts w:ascii="Times New Roman" w:eastAsia="Times New Roman" w:hAnsi="Times New Roman" w:cs="Times New Roman"/>
          <w:color w:val="000000"/>
          <w:sz w:val="27"/>
          <w:szCs w:val="27"/>
        </w:rPr>
        <w:t>a data</w:t>
      </w:r>
      <w:proofErr w:type="gramEnd"/>
      <w:r w:rsidRPr="00FB47D3">
        <w:rPr>
          <w:rFonts w:ascii="Times New Roman" w:eastAsia="Times New Roman" w:hAnsi="Times New Roman" w:cs="Times New Roman"/>
          <w:color w:val="000000"/>
          <w:sz w:val="27"/>
          <w:szCs w:val="27"/>
        </w:rPr>
        <w:t xml:space="preserve"> visualization as well as save the dashboard.</w:t>
      </w:r>
    </w:p>
    <w:p w:rsidR="00FB47D3" w:rsidRPr="00FB47D3" w:rsidRDefault="00FB47D3" w:rsidP="00FB47D3">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On the </w:t>
      </w:r>
      <w:r w:rsidRPr="00FB47D3">
        <w:rPr>
          <w:rFonts w:ascii="Times New Roman" w:eastAsia="Times New Roman" w:hAnsi="Times New Roman" w:cs="Times New Roman"/>
          <w:b/>
          <w:bCs/>
          <w:color w:val="000000"/>
          <w:sz w:val="27"/>
          <w:szCs w:val="27"/>
        </w:rPr>
        <w:t>Overview</w:t>
      </w:r>
      <w:r w:rsidRPr="00FB47D3">
        <w:rPr>
          <w:rFonts w:ascii="Times New Roman" w:eastAsia="Times New Roman" w:hAnsi="Times New Roman" w:cs="Times New Roman"/>
          <w:color w:val="000000"/>
          <w:sz w:val="27"/>
          <w:szCs w:val="27"/>
        </w:rPr>
        <w:t xml:space="preserve"> page of Capstone Project </w:t>
      </w:r>
      <w:proofErr w:type="spellStart"/>
      <w:r w:rsidRPr="00FB47D3">
        <w:rPr>
          <w:rFonts w:ascii="Times New Roman" w:eastAsia="Times New Roman" w:hAnsi="Times New Roman" w:cs="Times New Roman"/>
          <w:color w:val="000000"/>
          <w:sz w:val="27"/>
          <w:szCs w:val="27"/>
        </w:rPr>
        <w:t>project</w:t>
      </w:r>
      <w:proofErr w:type="spellEnd"/>
      <w:r w:rsidRPr="00FB47D3">
        <w:rPr>
          <w:rFonts w:ascii="Times New Roman" w:eastAsia="Times New Roman" w:hAnsi="Times New Roman" w:cs="Times New Roman"/>
          <w:color w:val="000000"/>
          <w:sz w:val="27"/>
          <w:szCs w:val="27"/>
        </w:rPr>
        <w:t>, click </w:t>
      </w:r>
      <w:proofErr w:type="gramStart"/>
      <w:r w:rsidRPr="00FB47D3">
        <w:rPr>
          <w:rFonts w:ascii="Times New Roman" w:eastAsia="Times New Roman" w:hAnsi="Times New Roman" w:cs="Times New Roman"/>
          <w:b/>
          <w:bCs/>
          <w:color w:val="000000"/>
          <w:sz w:val="27"/>
          <w:szCs w:val="27"/>
        </w:rPr>
        <w:t>New</w:t>
      </w:r>
      <w:proofErr w:type="gramEnd"/>
      <w:r w:rsidRPr="00FB47D3">
        <w:rPr>
          <w:rFonts w:ascii="Times New Roman" w:eastAsia="Times New Roman" w:hAnsi="Times New Roman" w:cs="Times New Roman"/>
          <w:b/>
          <w:bCs/>
          <w:color w:val="000000"/>
          <w:sz w:val="27"/>
          <w:szCs w:val="27"/>
        </w:rPr>
        <w:t xml:space="preserve"> asset</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1045825" cy="1901825"/>
            <wp:effectExtent l="0" t="0" r="3175" b="3175"/>
            <wp:docPr id="11" name="Picture 11" descr="https://cf-courses-data.s3.us.cloud-object-storage.appdomain.cloud/IBM-DA0321EN-SkillsNetwork/labs/module%205/Lab%20-%20Getting%20Started%20with%20Cognos%20Dashboard%20Embedded/imag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f-courses-data.s3.us.cloud-object-storage.appdomain.cloud/IBM-DA0321EN-SkillsNetwork/labs/module%205/Lab%20-%20Getting%20Started%20with%20Cognos%20Dashboard%20Embedded/images/3.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45825" cy="190182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lastRenderedPageBreak/>
        <w:t>Scroll down and select </w:t>
      </w:r>
      <w:r w:rsidRPr="00FB47D3">
        <w:rPr>
          <w:rFonts w:ascii="Times New Roman" w:eastAsia="Times New Roman" w:hAnsi="Times New Roman" w:cs="Times New Roman"/>
          <w:b/>
          <w:bCs/>
          <w:color w:val="000000"/>
          <w:sz w:val="27"/>
          <w:szCs w:val="27"/>
        </w:rPr>
        <w:t>Dashboard Editor</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2186920" cy="6861810"/>
            <wp:effectExtent l="0" t="0" r="5080" b="0"/>
            <wp:docPr id="10" name="Picture 10" descr="https://cf-courses-data.s3.us.cloud-object-storage.appdomain.cloud/IBM-DA0321EN-SkillsNetwork/labs/module%205/Lab%20-%20Getting%20Started%20with%20Cognos%20Dashboard%20Embedded/image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f-courses-data.s3.us.cloud-object-storage.appdomain.cloud/IBM-DA0321EN-SkillsNetwork/labs/module%205/Lab%20-%20Getting%20Started%20with%20Cognos%20Dashboard%20Embedded/images/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86920" cy="686181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lastRenderedPageBreak/>
        <w:t>Name the dashboard as </w:t>
      </w:r>
      <w:r w:rsidRPr="00FB47D3">
        <w:rPr>
          <w:rFonts w:ascii="Times New Roman" w:eastAsia="Times New Roman" w:hAnsi="Times New Roman" w:cs="Times New Roman"/>
          <w:b/>
          <w:bCs/>
          <w:color w:val="000000"/>
          <w:sz w:val="27"/>
          <w:szCs w:val="27"/>
        </w:rPr>
        <w:t>Simple Dashboard</w:t>
      </w:r>
      <w:r w:rsidRPr="00FB47D3">
        <w:rPr>
          <w:rFonts w:ascii="Times New Roman" w:eastAsia="Times New Roman" w:hAnsi="Times New Roman" w:cs="Times New Roman"/>
          <w:color w:val="000000"/>
          <w:sz w:val="27"/>
          <w:szCs w:val="27"/>
        </w:rPr>
        <w:t>. Then select a </w:t>
      </w:r>
      <w:proofErr w:type="spellStart"/>
      <w:r w:rsidRPr="00FB47D3">
        <w:rPr>
          <w:rFonts w:ascii="Times New Roman" w:eastAsia="Times New Roman" w:hAnsi="Times New Roman" w:cs="Times New Roman"/>
          <w:b/>
          <w:bCs/>
          <w:color w:val="000000"/>
          <w:sz w:val="27"/>
          <w:szCs w:val="27"/>
        </w:rPr>
        <w:t>Cognos</w:t>
      </w:r>
      <w:proofErr w:type="spellEnd"/>
      <w:r w:rsidRPr="00FB47D3">
        <w:rPr>
          <w:rFonts w:ascii="Times New Roman" w:eastAsia="Times New Roman" w:hAnsi="Times New Roman" w:cs="Times New Roman"/>
          <w:b/>
          <w:bCs/>
          <w:color w:val="000000"/>
          <w:sz w:val="27"/>
          <w:szCs w:val="27"/>
        </w:rPr>
        <w:t xml:space="preserve"> Dashboard Embedded service</w:t>
      </w:r>
      <w:r w:rsidRPr="00FB47D3">
        <w:rPr>
          <w:rFonts w:ascii="Times New Roman" w:eastAsia="Times New Roman" w:hAnsi="Times New Roman" w:cs="Times New Roman"/>
          <w:color w:val="000000"/>
          <w:sz w:val="27"/>
          <w:szCs w:val="27"/>
        </w:rPr>
        <w:t> from the list and click </w:t>
      </w:r>
      <w:r w:rsidRPr="00FB47D3">
        <w:rPr>
          <w:rFonts w:ascii="Times New Roman" w:eastAsia="Times New Roman" w:hAnsi="Times New Roman" w:cs="Times New Roman"/>
          <w:b/>
          <w:bCs/>
          <w:color w:val="000000"/>
          <w:sz w:val="27"/>
          <w:szCs w:val="27"/>
        </w:rPr>
        <w:t>Create</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915275" cy="4762500"/>
            <wp:effectExtent l="0" t="0" r="9525" b="0"/>
            <wp:docPr id="9" name="Picture 9" descr="https://cf-courses-data.s3.us.cloud-object-storage.appdomain.cloud/IBM-DA0321EN-SkillsNetwork/labs/module%205/Lab%20-%20Getting%20Started%20with%20Cognos%20Dashboard%20Embedded/image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f-courses-data.s3.us.cloud-object-storage.appdomain.cloud/IBM-DA0321EN-SkillsNetwork/labs/module%205/Lab%20-%20Getting%20Started%20with%20Cognos%20Dashboard%20Embedded/images/3.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15275"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Select the </w:t>
      </w:r>
      <w:r w:rsidRPr="00FB47D3">
        <w:rPr>
          <w:rFonts w:ascii="Times New Roman" w:eastAsia="Times New Roman" w:hAnsi="Times New Roman" w:cs="Times New Roman"/>
          <w:b/>
          <w:bCs/>
          <w:color w:val="000000"/>
          <w:sz w:val="27"/>
          <w:szCs w:val="27"/>
        </w:rPr>
        <w:t>tabbed dashboard style</w:t>
      </w:r>
      <w:r w:rsidRPr="00FB47D3">
        <w:rPr>
          <w:rFonts w:ascii="Times New Roman" w:eastAsia="Times New Roman" w:hAnsi="Times New Roman" w:cs="Times New Roman"/>
          <w:color w:val="000000"/>
          <w:sz w:val="27"/>
          <w:szCs w:val="27"/>
        </w:rPr>
        <w:t>. This will allow you to have multiple pages for your dashboards. Select the </w:t>
      </w:r>
      <w:r w:rsidRPr="00FB47D3">
        <w:rPr>
          <w:rFonts w:ascii="Times New Roman" w:eastAsia="Times New Roman" w:hAnsi="Times New Roman" w:cs="Times New Roman"/>
          <w:b/>
          <w:bCs/>
          <w:color w:val="000000"/>
          <w:sz w:val="27"/>
          <w:szCs w:val="27"/>
        </w:rPr>
        <w:t>one-panel template</w:t>
      </w:r>
      <w:r w:rsidRPr="00FB47D3">
        <w:rPr>
          <w:rFonts w:ascii="Times New Roman" w:eastAsia="Times New Roman" w:hAnsi="Times New Roman" w:cs="Times New Roman"/>
          <w:color w:val="000000"/>
          <w:sz w:val="27"/>
          <w:szCs w:val="27"/>
        </w:rPr>
        <w:t>. Click </w:t>
      </w:r>
      <w:r w:rsidRPr="00FB47D3">
        <w:rPr>
          <w:rFonts w:ascii="Times New Roman" w:eastAsia="Times New Roman" w:hAnsi="Times New Roman" w:cs="Times New Roman"/>
          <w:b/>
          <w:bCs/>
          <w:color w:val="000000"/>
          <w:sz w:val="27"/>
          <w:szCs w:val="27"/>
        </w:rPr>
        <w:t>OK</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983345" cy="4762500"/>
            <wp:effectExtent l="0" t="0" r="8255" b="0"/>
            <wp:docPr id="8" name="Picture 8" descr="https://cf-courses-data.s3.us.cloud-object-storage.appdomain.cloud/IBM-DA0321EN-SkillsNetwork/labs/module%205/Lab%20-%20Getting%20Started%20with%20Cognos%20Dashboard%20Embedded/image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f-courses-data.s3.us.cloud-object-storage.appdomain.cloud/IBM-DA0321EN-SkillsNetwork/labs/module%205/Lab%20-%20Getting%20Started%20with%20Cognos%20Dashboard%20Embedded/images/3.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983345"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Now you have created a new dashboard using the dashboard template.</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676005" cy="4762500"/>
            <wp:effectExtent l="0" t="0" r="0" b="0"/>
            <wp:docPr id="7" name="Picture 7" descr="https://cf-courses-data.s3.us.cloud-object-storage.appdomain.cloud/IBM-DA0321EN-SkillsNetwork/labs/module%205/Lab%20-%20Getting%20Started%20with%20Cognos%20Dashboard%20Embedded/image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f-courses-data.s3.us.cloud-object-storage.appdomain.cloud/IBM-DA0321EN-SkillsNetwork/labs/module%205/Lab%20-%20Getting%20Started%20with%20Cognos%20Dashboard%20Embedded/images/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76005"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Click </w:t>
      </w:r>
      <w:r w:rsidRPr="00FB47D3">
        <w:rPr>
          <w:rFonts w:ascii="Times New Roman" w:eastAsia="Times New Roman" w:hAnsi="Times New Roman" w:cs="Times New Roman"/>
          <w:b/>
          <w:bCs/>
          <w:color w:val="000000"/>
          <w:sz w:val="27"/>
          <w:szCs w:val="27"/>
        </w:rPr>
        <w:t>Sources</w:t>
      </w:r>
      <w:r w:rsidRPr="00FB47D3">
        <w:rPr>
          <w:rFonts w:ascii="Times New Roman" w:eastAsia="Times New Roman" w:hAnsi="Times New Roman" w:cs="Times New Roman"/>
          <w:color w:val="000000"/>
          <w:sz w:val="27"/>
          <w:szCs w:val="27"/>
        </w:rPr>
        <w:t> icon from the </w:t>
      </w:r>
      <w:r w:rsidRPr="00FB47D3">
        <w:rPr>
          <w:rFonts w:ascii="Times New Roman" w:eastAsia="Times New Roman" w:hAnsi="Times New Roman" w:cs="Times New Roman"/>
          <w:b/>
          <w:bCs/>
          <w:color w:val="000000"/>
          <w:sz w:val="27"/>
          <w:szCs w:val="27"/>
        </w:rPr>
        <w:t>Navigation</w:t>
      </w:r>
      <w:r w:rsidRPr="00FB47D3">
        <w:rPr>
          <w:rFonts w:ascii="Times New Roman" w:eastAsia="Times New Roman" w:hAnsi="Times New Roman" w:cs="Times New Roman"/>
          <w:color w:val="000000"/>
          <w:sz w:val="27"/>
          <w:szCs w:val="27"/>
        </w:rPr>
        <w:t> panel to open the data source panel. Then click </w:t>
      </w:r>
      <w:r w:rsidRPr="00FB47D3">
        <w:rPr>
          <w:rFonts w:ascii="Times New Roman" w:eastAsia="Times New Roman" w:hAnsi="Times New Roman" w:cs="Times New Roman"/>
          <w:b/>
          <w:bCs/>
          <w:color w:val="000000"/>
          <w:sz w:val="27"/>
          <w:szCs w:val="27"/>
        </w:rPr>
        <w:t>Add a source</w:t>
      </w:r>
      <w:r w:rsidRPr="00FB47D3">
        <w:rPr>
          <w:rFonts w:ascii="Times New Roman" w:eastAsia="Times New Roman" w:hAnsi="Times New Roman" w:cs="Times New Roman"/>
          <w:color w:val="000000"/>
          <w:sz w:val="27"/>
          <w:szCs w:val="27"/>
        </w:rPr>
        <w:t> icon.</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676005" cy="4762500"/>
            <wp:effectExtent l="0" t="0" r="0" b="0"/>
            <wp:docPr id="6" name="Picture 6" descr="https://cf-courses-data.s3.us.cloud-object-storage.appdomain.cloud/IBM-DA0321EN-SkillsNetwork/labs/module%205/Lab%20-%20Getting%20Started%20with%20Cognos%20Dashboard%20Embedded/image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f-courses-data.s3.us.cloud-object-storage.appdomain.cloud/IBM-DA0321EN-SkillsNetwork/labs/module%205/Lab%20-%20Getting%20Started%20with%20Cognos%20Dashboard%20Embedded/images/3.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676005"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Select </w:t>
      </w:r>
      <w:r w:rsidRPr="00FB47D3">
        <w:rPr>
          <w:rFonts w:ascii="Times New Roman" w:eastAsia="Times New Roman" w:hAnsi="Times New Roman" w:cs="Times New Roman"/>
          <w:b/>
          <w:bCs/>
          <w:color w:val="000000"/>
          <w:sz w:val="27"/>
          <w:szCs w:val="27"/>
        </w:rPr>
        <w:t>Data assets</w:t>
      </w:r>
      <w:r w:rsidRPr="00FB47D3">
        <w:rPr>
          <w:rFonts w:ascii="Times New Roman" w:eastAsia="Times New Roman" w:hAnsi="Times New Roman" w:cs="Times New Roman"/>
          <w:color w:val="000000"/>
          <w:sz w:val="27"/>
          <w:szCs w:val="27"/>
        </w:rPr>
        <w:t>. Select </w:t>
      </w:r>
      <w:r w:rsidRPr="00FB47D3">
        <w:rPr>
          <w:rFonts w:ascii="Times New Roman" w:eastAsia="Times New Roman" w:hAnsi="Times New Roman" w:cs="Times New Roman"/>
          <w:b/>
          <w:bCs/>
          <w:color w:val="000000"/>
          <w:sz w:val="27"/>
          <w:szCs w:val="27"/>
        </w:rPr>
        <w:t>car_sales_data_sample.csv</w:t>
      </w:r>
      <w:r w:rsidRPr="00FB47D3">
        <w:rPr>
          <w:rFonts w:ascii="Times New Roman" w:eastAsia="Times New Roman" w:hAnsi="Times New Roman" w:cs="Times New Roman"/>
          <w:color w:val="000000"/>
          <w:sz w:val="27"/>
          <w:szCs w:val="27"/>
        </w:rPr>
        <w:t> and click </w:t>
      </w:r>
      <w:r w:rsidRPr="00FB47D3">
        <w:rPr>
          <w:rFonts w:ascii="Times New Roman" w:eastAsia="Times New Roman" w:hAnsi="Times New Roman" w:cs="Times New Roman"/>
          <w:b/>
          <w:bCs/>
          <w:color w:val="000000"/>
          <w:sz w:val="27"/>
          <w:szCs w:val="27"/>
        </w:rPr>
        <w:t>Select</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676005" cy="4762500"/>
            <wp:effectExtent l="0" t="0" r="0" b="0"/>
            <wp:docPr id="5" name="Picture 5" descr="https://cf-courses-data.s3.us.cloud-object-storage.appdomain.cloud/IBM-DA0321EN-SkillsNetwork/labs/module%205/Lab%20-%20Getting%20Started%20with%20Cognos%20Dashboard%20Embedded/image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f-courses-data.s3.us.cloud-object-storage.appdomain.cloud/IBM-DA0321EN-SkillsNetwork/labs/module%205/Lab%20-%20Getting%20Started%20with%20Cognos%20Dashboard%20Embedded/images/3.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676005" cy="476250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From the </w:t>
      </w:r>
      <w:r w:rsidRPr="00FB47D3">
        <w:rPr>
          <w:rFonts w:ascii="Times New Roman" w:eastAsia="Times New Roman" w:hAnsi="Times New Roman" w:cs="Times New Roman"/>
          <w:b/>
          <w:bCs/>
          <w:color w:val="000000"/>
          <w:sz w:val="27"/>
          <w:szCs w:val="27"/>
        </w:rPr>
        <w:t>Navigation</w:t>
      </w:r>
      <w:r w:rsidRPr="00FB47D3">
        <w:rPr>
          <w:rFonts w:ascii="Times New Roman" w:eastAsia="Times New Roman" w:hAnsi="Times New Roman" w:cs="Times New Roman"/>
          <w:color w:val="000000"/>
          <w:sz w:val="27"/>
          <w:szCs w:val="27"/>
        </w:rPr>
        <w:t> panel, select </w:t>
      </w:r>
      <w:r w:rsidRPr="00FB47D3">
        <w:rPr>
          <w:rFonts w:ascii="Times New Roman" w:eastAsia="Times New Roman" w:hAnsi="Times New Roman" w:cs="Times New Roman"/>
          <w:b/>
          <w:bCs/>
          <w:color w:val="000000"/>
          <w:sz w:val="27"/>
          <w:szCs w:val="27"/>
        </w:rPr>
        <w:t>Sources</w:t>
      </w:r>
      <w:r w:rsidRPr="00FB47D3">
        <w:rPr>
          <w:rFonts w:ascii="Times New Roman" w:eastAsia="Times New Roman" w:hAnsi="Times New Roman" w:cs="Times New Roman"/>
          <w:color w:val="000000"/>
          <w:sz w:val="27"/>
          <w:szCs w:val="27"/>
        </w:rPr>
        <w:t> to open the data source panel, if it is not already open. The </w:t>
      </w:r>
      <w:r w:rsidRPr="00FB47D3">
        <w:rPr>
          <w:rFonts w:ascii="Times New Roman" w:eastAsia="Times New Roman" w:hAnsi="Times New Roman" w:cs="Times New Roman"/>
          <w:b/>
          <w:bCs/>
          <w:color w:val="000000"/>
          <w:sz w:val="27"/>
          <w:szCs w:val="27"/>
        </w:rPr>
        <w:t>Data Source</w:t>
      </w:r>
      <w:r w:rsidRPr="00FB47D3">
        <w:rPr>
          <w:rFonts w:ascii="Times New Roman" w:eastAsia="Times New Roman" w:hAnsi="Times New Roman" w:cs="Times New Roman"/>
          <w:color w:val="000000"/>
          <w:sz w:val="27"/>
          <w:szCs w:val="27"/>
        </w:rPr>
        <w:t> panel displays the file </w:t>
      </w:r>
      <w:r w:rsidRPr="00FB47D3">
        <w:rPr>
          <w:rFonts w:ascii="Times New Roman" w:eastAsia="Times New Roman" w:hAnsi="Times New Roman" w:cs="Times New Roman"/>
          <w:b/>
          <w:bCs/>
          <w:color w:val="000000"/>
          <w:sz w:val="27"/>
          <w:szCs w:val="27"/>
        </w:rPr>
        <w:t>car_sales_data_sample.csv</w:t>
      </w:r>
      <w:r w:rsidRPr="00FB47D3">
        <w:rPr>
          <w:rFonts w:ascii="Times New Roman" w:eastAsia="Times New Roman" w:hAnsi="Times New Roman" w:cs="Times New Roman"/>
          <w:color w:val="000000"/>
          <w:sz w:val="27"/>
          <w:szCs w:val="27"/>
        </w:rPr>
        <w:t>. Click on </w:t>
      </w:r>
      <w:r w:rsidRPr="00FB47D3">
        <w:rPr>
          <w:rFonts w:ascii="Times New Roman" w:eastAsia="Times New Roman" w:hAnsi="Times New Roman" w:cs="Times New Roman"/>
          <w:b/>
          <w:bCs/>
          <w:color w:val="000000"/>
          <w:sz w:val="27"/>
          <w:szCs w:val="27"/>
        </w:rPr>
        <w:t>car_sales_data_sample.csv</w:t>
      </w:r>
      <w:r w:rsidRPr="00FB47D3">
        <w:rPr>
          <w:rFonts w:ascii="Times New Roman" w:eastAsia="Times New Roman" w:hAnsi="Times New Roman" w:cs="Times New Roman"/>
          <w:color w:val="000000"/>
          <w:sz w:val="27"/>
          <w:szCs w:val="27"/>
        </w:rPr>
        <w:t>.</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951230" cy="3065145"/>
            <wp:effectExtent l="0" t="0" r="1270" b="1905"/>
            <wp:docPr id="4" name="Picture 4" descr="https://cf-courses-data.s3.us.cloud-object-storage.appdomain.cloud/IBM-DA0321EN-SkillsNetwork/labs/module%205/Lab%20-%20Getting%20Started%20with%20Cognos%20Dashboard%20Embedded/image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f-courses-data.s3.us.cloud-object-storage.appdomain.cloud/IBM-DA0321EN-SkillsNetwork/labs/module%205/Lab%20-%20Getting%20Started%20with%20Cognos%20Dashboard%20Embedded/images/3.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1230" cy="3065145"/>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From the </w:t>
      </w:r>
      <w:r w:rsidRPr="00FB47D3">
        <w:rPr>
          <w:rFonts w:ascii="Times New Roman" w:eastAsia="Times New Roman" w:hAnsi="Times New Roman" w:cs="Times New Roman"/>
          <w:b/>
          <w:bCs/>
          <w:color w:val="000000"/>
          <w:sz w:val="27"/>
          <w:szCs w:val="27"/>
        </w:rPr>
        <w:t>Data Source</w:t>
      </w:r>
      <w:r w:rsidRPr="00FB47D3">
        <w:rPr>
          <w:rFonts w:ascii="Times New Roman" w:eastAsia="Times New Roman" w:hAnsi="Times New Roman" w:cs="Times New Roman"/>
          <w:color w:val="000000"/>
          <w:sz w:val="27"/>
          <w:szCs w:val="27"/>
        </w:rPr>
        <w:t> panel, select </w:t>
      </w:r>
      <w:r w:rsidRPr="00FB47D3">
        <w:rPr>
          <w:rFonts w:ascii="Times New Roman" w:eastAsia="Times New Roman" w:hAnsi="Times New Roman" w:cs="Times New Roman"/>
          <w:b/>
          <w:bCs/>
          <w:color w:val="000000"/>
          <w:sz w:val="27"/>
          <w:szCs w:val="27"/>
        </w:rPr>
        <w:t>SALES</w:t>
      </w:r>
      <w:r w:rsidRPr="00FB47D3">
        <w:rPr>
          <w:rFonts w:ascii="Times New Roman" w:eastAsia="Times New Roman" w:hAnsi="Times New Roman" w:cs="Times New Roman"/>
          <w:color w:val="000000"/>
          <w:sz w:val="27"/>
          <w:szCs w:val="27"/>
        </w:rPr>
        <w:t>. Drag it to the </w:t>
      </w:r>
      <w:r w:rsidRPr="00FB47D3">
        <w:rPr>
          <w:rFonts w:ascii="Times New Roman" w:eastAsia="Times New Roman" w:hAnsi="Times New Roman" w:cs="Times New Roman"/>
          <w:b/>
          <w:bCs/>
          <w:color w:val="000000"/>
          <w:sz w:val="27"/>
          <w:szCs w:val="27"/>
        </w:rPr>
        <w:t>Panel</w:t>
      </w:r>
      <w:r w:rsidRPr="00FB47D3">
        <w:rPr>
          <w:rFonts w:ascii="Times New Roman" w:eastAsia="Times New Roman" w:hAnsi="Times New Roman" w:cs="Times New Roman"/>
          <w:color w:val="000000"/>
          <w:sz w:val="27"/>
          <w:szCs w:val="27"/>
        </w:rPr>
        <w:t> and release.</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912610" cy="3811270"/>
            <wp:effectExtent l="0" t="0" r="2540" b="0"/>
            <wp:docPr id="3" name="Picture 3" descr="https://cf-courses-data.s3.us.cloud-object-storage.appdomain.cloud/IBM-DA0321EN-SkillsNetwork/labs/module%205/Lab%20-%20Getting%20Started%20with%20Cognos%20Dashboard%20Embedded/image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f-courses-data.s3.us.cloud-object-storage.appdomain.cloud/IBM-DA0321EN-SkillsNetwork/labs/module%205/Lab%20-%20Getting%20Started%20with%20Cognos%20Dashboard%20Embedded/images/3.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12610" cy="3811270"/>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lastRenderedPageBreak/>
        <w:br/>
      </w:r>
    </w:p>
    <w:p w:rsidR="00FB47D3" w:rsidRPr="00FB47D3" w:rsidRDefault="00FB47D3" w:rsidP="00FB47D3">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Now you have successfully started to populate your dashboard with data visualizations too!</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764669" cy="2867455"/>
            <wp:effectExtent l="0" t="0" r="7620" b="9525"/>
            <wp:docPr id="2" name="Picture 2" descr="https://cf-courses-data.s3.us.cloud-object-storage.appdomain.cloud/IBM-DA0321EN-SkillsNetwork/labs/module%205/Lab%20-%20Getting%20Started%20with%20Cognos%20Dashboard%20Embedded/images/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f-courses-data.s3.us.cloud-object-storage.appdomain.cloud/IBM-DA0321EN-SkillsNetwork/labs/module%205/Lab%20-%20Getting%20Started%20with%20Cognos%20Dashboard%20Embedded/images/3.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4822" cy="2867572"/>
                    </a:xfrm>
                    <a:prstGeom prst="rect">
                      <a:avLst/>
                    </a:prstGeom>
                    <a:noFill/>
                    <a:ln>
                      <a:noFill/>
                    </a:ln>
                  </pic:spPr>
                </pic:pic>
              </a:graphicData>
            </a:graphic>
          </wp:inline>
        </w:drawing>
      </w:r>
    </w:p>
    <w:p w:rsidR="00FB47D3" w:rsidRPr="00FB47D3" w:rsidRDefault="00FB47D3" w:rsidP="00FB47D3">
      <w:pPr>
        <w:spacing w:after="0" w:line="240" w:lineRule="auto"/>
        <w:rPr>
          <w:rFonts w:ascii="Times New Roman" w:eastAsia="Times New Roman" w:hAnsi="Times New Roman" w:cs="Times New Roman"/>
          <w:sz w:val="24"/>
          <w:szCs w:val="24"/>
        </w:rPr>
      </w:pPr>
      <w:r w:rsidRPr="00FB47D3">
        <w:rPr>
          <w:rFonts w:ascii="Times New Roman" w:eastAsia="Times New Roman" w:hAnsi="Times New Roman" w:cs="Times New Roman"/>
          <w:color w:val="000000"/>
          <w:sz w:val="27"/>
          <w:szCs w:val="27"/>
        </w:rPr>
        <w:br/>
      </w:r>
    </w:p>
    <w:p w:rsidR="00FB47D3" w:rsidRPr="00FB47D3" w:rsidRDefault="00FB47D3" w:rsidP="00FB47D3">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FB47D3">
        <w:rPr>
          <w:rFonts w:ascii="Times New Roman" w:eastAsia="Times New Roman" w:hAnsi="Times New Roman" w:cs="Times New Roman"/>
          <w:color w:val="000000"/>
          <w:sz w:val="27"/>
          <w:szCs w:val="27"/>
        </w:rPr>
        <w:t>To save the newly created dashboard, click </w:t>
      </w:r>
      <w:proofErr w:type="gramStart"/>
      <w:r w:rsidRPr="00FB47D3">
        <w:rPr>
          <w:rFonts w:ascii="Times New Roman" w:eastAsia="Times New Roman" w:hAnsi="Times New Roman" w:cs="Times New Roman"/>
          <w:b/>
          <w:bCs/>
          <w:color w:val="000000"/>
          <w:sz w:val="27"/>
          <w:szCs w:val="27"/>
        </w:rPr>
        <w:t>Save</w:t>
      </w:r>
      <w:proofErr w:type="gramEnd"/>
      <w:r w:rsidRPr="00FB47D3">
        <w:rPr>
          <w:rFonts w:ascii="Times New Roman" w:eastAsia="Times New Roman" w:hAnsi="Times New Roman" w:cs="Times New Roman"/>
          <w:color w:val="000000"/>
          <w:sz w:val="27"/>
          <w:szCs w:val="27"/>
        </w:rPr>
        <w:t> icon.</w:t>
      </w:r>
    </w:p>
    <w:p w:rsidR="00FB47D3" w:rsidRPr="00FB47D3" w:rsidRDefault="00FB47D3" w:rsidP="00FB47D3">
      <w:pPr>
        <w:spacing w:beforeAutospacing="1" w:after="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584448" cy="965044"/>
            <wp:effectExtent l="0" t="0" r="0" b="6985"/>
            <wp:docPr id="1" name="Picture 1" descr="https://cf-courses-data.s3.us.cloud-object-storage.appdomain.cloud/IBM-DA0321EN-SkillsNetwork/labs/module%205/Lab%20-%20Getting%20Started%20with%20Cognos%20Dashboard%20Embedded/image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f-courses-data.s3.us.cloud-object-storage.appdomain.cloud/IBM-DA0321EN-SkillsNetwork/labs/module%205/Lab%20-%20Getting%20Started%20with%20Cognos%20Dashboard%20Embedded/images/3.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5405" cy="965302"/>
                    </a:xfrm>
                    <a:prstGeom prst="rect">
                      <a:avLst/>
                    </a:prstGeom>
                    <a:noFill/>
                    <a:ln>
                      <a:noFill/>
                    </a:ln>
                  </pic:spPr>
                </pic:pic>
              </a:graphicData>
            </a:graphic>
          </wp:inline>
        </w:drawing>
      </w:r>
    </w:p>
    <w:p w:rsidR="008F733C" w:rsidRDefault="008F733C"/>
    <w:sectPr w:rsidR="008F7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3567"/>
    <w:multiLevelType w:val="multilevel"/>
    <w:tmpl w:val="FD3C82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160F9"/>
    <w:multiLevelType w:val="multilevel"/>
    <w:tmpl w:val="EA0A1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9696E"/>
    <w:multiLevelType w:val="multilevel"/>
    <w:tmpl w:val="D9342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197E6B"/>
    <w:multiLevelType w:val="multilevel"/>
    <w:tmpl w:val="3F9CD7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3F430C"/>
    <w:multiLevelType w:val="multilevel"/>
    <w:tmpl w:val="BAB40B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4086C"/>
    <w:multiLevelType w:val="multilevel"/>
    <w:tmpl w:val="ADDEAC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AD53B1"/>
    <w:multiLevelType w:val="multilevel"/>
    <w:tmpl w:val="CD6429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884206"/>
    <w:multiLevelType w:val="multilevel"/>
    <w:tmpl w:val="1E26216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8E1F74"/>
    <w:multiLevelType w:val="multilevel"/>
    <w:tmpl w:val="CE7C0D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A42AF8"/>
    <w:multiLevelType w:val="multilevel"/>
    <w:tmpl w:val="3F3427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DE5528"/>
    <w:multiLevelType w:val="multilevel"/>
    <w:tmpl w:val="55B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2B4B8F"/>
    <w:multiLevelType w:val="multilevel"/>
    <w:tmpl w:val="F1340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234BD5"/>
    <w:multiLevelType w:val="multilevel"/>
    <w:tmpl w:val="C0AAAD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0B0A08"/>
    <w:multiLevelType w:val="multilevel"/>
    <w:tmpl w:val="2E30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0F7312"/>
    <w:multiLevelType w:val="multilevel"/>
    <w:tmpl w:val="9154BA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280E5D"/>
    <w:multiLevelType w:val="multilevel"/>
    <w:tmpl w:val="6082AFD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6D3D16"/>
    <w:multiLevelType w:val="multilevel"/>
    <w:tmpl w:val="5D0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5D7C4D"/>
    <w:multiLevelType w:val="multilevel"/>
    <w:tmpl w:val="F61EA1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043324"/>
    <w:multiLevelType w:val="multilevel"/>
    <w:tmpl w:val="640EC3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36FBA"/>
    <w:multiLevelType w:val="multilevel"/>
    <w:tmpl w:val="14B8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D770B"/>
    <w:multiLevelType w:val="multilevel"/>
    <w:tmpl w:val="448074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244591"/>
    <w:multiLevelType w:val="multilevel"/>
    <w:tmpl w:val="2440F7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2058E0"/>
    <w:multiLevelType w:val="multilevel"/>
    <w:tmpl w:val="99FE3C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6359B4"/>
    <w:multiLevelType w:val="multilevel"/>
    <w:tmpl w:val="0E1C964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396208"/>
    <w:multiLevelType w:val="multilevel"/>
    <w:tmpl w:val="3DF42E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203769"/>
    <w:multiLevelType w:val="multilevel"/>
    <w:tmpl w:val="D5F6FF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9A08FA"/>
    <w:multiLevelType w:val="multilevel"/>
    <w:tmpl w:val="0854CC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C37257"/>
    <w:multiLevelType w:val="multilevel"/>
    <w:tmpl w:val="8814F0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7412674"/>
    <w:multiLevelType w:val="multilevel"/>
    <w:tmpl w:val="B66003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9667180"/>
    <w:multiLevelType w:val="multilevel"/>
    <w:tmpl w:val="F5742C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065174"/>
    <w:multiLevelType w:val="multilevel"/>
    <w:tmpl w:val="109A52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C0154AF"/>
    <w:multiLevelType w:val="multilevel"/>
    <w:tmpl w:val="09E4DA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4835E4"/>
    <w:multiLevelType w:val="multilevel"/>
    <w:tmpl w:val="6C2690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6A5E91"/>
    <w:multiLevelType w:val="multilevel"/>
    <w:tmpl w:val="522000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3C5D90"/>
    <w:multiLevelType w:val="multilevel"/>
    <w:tmpl w:val="38A6C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9F7CE5"/>
    <w:multiLevelType w:val="multilevel"/>
    <w:tmpl w:val="7FA448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70917A7"/>
    <w:multiLevelType w:val="multilevel"/>
    <w:tmpl w:val="17EE73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8D33BA"/>
    <w:multiLevelType w:val="multilevel"/>
    <w:tmpl w:val="3496E9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1E5401"/>
    <w:multiLevelType w:val="multilevel"/>
    <w:tmpl w:val="D0B2E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7D2CBA"/>
    <w:multiLevelType w:val="multilevel"/>
    <w:tmpl w:val="131ED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622062"/>
    <w:multiLevelType w:val="multilevel"/>
    <w:tmpl w:val="22D22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FC2283"/>
    <w:multiLevelType w:val="multilevel"/>
    <w:tmpl w:val="8DBCD8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847979"/>
    <w:multiLevelType w:val="multilevel"/>
    <w:tmpl w:val="DC52DA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5B4FA8"/>
    <w:multiLevelType w:val="multilevel"/>
    <w:tmpl w:val="3B545A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9"/>
  </w:num>
  <w:num w:numId="3">
    <w:abstractNumId w:val="16"/>
  </w:num>
  <w:num w:numId="4">
    <w:abstractNumId w:val="6"/>
  </w:num>
  <w:num w:numId="5">
    <w:abstractNumId w:val="25"/>
  </w:num>
  <w:num w:numId="6">
    <w:abstractNumId w:val="3"/>
  </w:num>
  <w:num w:numId="7">
    <w:abstractNumId w:val="17"/>
  </w:num>
  <w:num w:numId="8">
    <w:abstractNumId w:val="20"/>
  </w:num>
  <w:num w:numId="9">
    <w:abstractNumId w:val="12"/>
  </w:num>
  <w:num w:numId="10">
    <w:abstractNumId w:val="31"/>
  </w:num>
  <w:num w:numId="11">
    <w:abstractNumId w:val="23"/>
  </w:num>
  <w:num w:numId="12">
    <w:abstractNumId w:val="27"/>
  </w:num>
  <w:num w:numId="13">
    <w:abstractNumId w:val="15"/>
  </w:num>
  <w:num w:numId="14">
    <w:abstractNumId w:val="10"/>
  </w:num>
  <w:num w:numId="15">
    <w:abstractNumId w:val="34"/>
  </w:num>
  <w:num w:numId="16">
    <w:abstractNumId w:val="33"/>
  </w:num>
  <w:num w:numId="17">
    <w:abstractNumId w:val="18"/>
  </w:num>
  <w:num w:numId="18">
    <w:abstractNumId w:val="40"/>
  </w:num>
  <w:num w:numId="19">
    <w:abstractNumId w:val="32"/>
  </w:num>
  <w:num w:numId="20">
    <w:abstractNumId w:val="11"/>
  </w:num>
  <w:num w:numId="21">
    <w:abstractNumId w:val="8"/>
  </w:num>
  <w:num w:numId="22">
    <w:abstractNumId w:val="1"/>
  </w:num>
  <w:num w:numId="23">
    <w:abstractNumId w:val="35"/>
  </w:num>
  <w:num w:numId="24">
    <w:abstractNumId w:val="24"/>
  </w:num>
  <w:num w:numId="25">
    <w:abstractNumId w:val="39"/>
  </w:num>
  <w:num w:numId="26">
    <w:abstractNumId w:val="41"/>
  </w:num>
  <w:num w:numId="27">
    <w:abstractNumId w:val="37"/>
  </w:num>
  <w:num w:numId="28">
    <w:abstractNumId w:val="30"/>
  </w:num>
  <w:num w:numId="29">
    <w:abstractNumId w:val="5"/>
  </w:num>
  <w:num w:numId="30">
    <w:abstractNumId w:val="28"/>
  </w:num>
  <w:num w:numId="31">
    <w:abstractNumId w:val="43"/>
  </w:num>
  <w:num w:numId="32">
    <w:abstractNumId w:val="2"/>
  </w:num>
  <w:num w:numId="33">
    <w:abstractNumId w:val="42"/>
  </w:num>
  <w:num w:numId="34">
    <w:abstractNumId w:val="38"/>
  </w:num>
  <w:num w:numId="35">
    <w:abstractNumId w:val="9"/>
  </w:num>
  <w:num w:numId="36">
    <w:abstractNumId w:val="0"/>
  </w:num>
  <w:num w:numId="37">
    <w:abstractNumId w:val="4"/>
  </w:num>
  <w:num w:numId="38">
    <w:abstractNumId w:val="29"/>
  </w:num>
  <w:num w:numId="39">
    <w:abstractNumId w:val="26"/>
  </w:num>
  <w:num w:numId="40">
    <w:abstractNumId w:val="36"/>
  </w:num>
  <w:num w:numId="41">
    <w:abstractNumId w:val="21"/>
  </w:num>
  <w:num w:numId="42">
    <w:abstractNumId w:val="14"/>
  </w:num>
  <w:num w:numId="43">
    <w:abstractNumId w:val="7"/>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7D3"/>
    <w:rsid w:val="008F733C"/>
    <w:rsid w:val="00FB4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B47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B47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D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47D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B47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47D3"/>
    <w:rPr>
      <w:b/>
      <w:bCs/>
    </w:rPr>
  </w:style>
  <w:style w:type="character" w:styleId="Hyperlink">
    <w:name w:val="Hyperlink"/>
    <w:basedOn w:val="DefaultParagraphFont"/>
    <w:uiPriority w:val="99"/>
    <w:semiHidden/>
    <w:unhideWhenUsed/>
    <w:rsid w:val="00FB47D3"/>
    <w:rPr>
      <w:color w:val="0000FF"/>
      <w:u w:val="single"/>
    </w:rPr>
  </w:style>
  <w:style w:type="paragraph" w:styleId="BalloonText">
    <w:name w:val="Balloon Text"/>
    <w:basedOn w:val="Normal"/>
    <w:link w:val="BalloonTextChar"/>
    <w:uiPriority w:val="99"/>
    <w:semiHidden/>
    <w:unhideWhenUsed/>
    <w:rsid w:val="00FB4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B47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B47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D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47D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B47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47D3"/>
    <w:rPr>
      <w:b/>
      <w:bCs/>
    </w:rPr>
  </w:style>
  <w:style w:type="character" w:styleId="Hyperlink">
    <w:name w:val="Hyperlink"/>
    <w:basedOn w:val="DefaultParagraphFont"/>
    <w:uiPriority w:val="99"/>
    <w:semiHidden/>
    <w:unhideWhenUsed/>
    <w:rsid w:val="00FB47D3"/>
    <w:rPr>
      <w:color w:val="0000FF"/>
      <w:u w:val="single"/>
    </w:rPr>
  </w:style>
  <w:style w:type="paragraph" w:styleId="BalloonText">
    <w:name w:val="Balloon Text"/>
    <w:basedOn w:val="Normal"/>
    <w:link w:val="BalloonTextChar"/>
    <w:uiPriority w:val="99"/>
    <w:semiHidden/>
    <w:unhideWhenUsed/>
    <w:rsid w:val="00FB4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0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cf-courses-data.s3.us.cloud-object-storage.appdomain.cloud/IBM-DA0321EN-SkillsNetwork/labs/module%205/Lab%20-%20Getting%20Started%20with%20Cognos%20Dashboard%20Embedded/car_sales_data_sample.csv" TargetMode="Externa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s://creativecommons.org/publicdomain/zero/1.0/"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kyanyoga/sample-sales-data"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taplatform.cloud.ibm.com/?utm_source=skills_network&amp;utm_content=in_lab_content_link&amp;utm_id=Lab-IBM-DA0321EN-SkillsNetwork"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hyperlink" Target="http://dataplatform.cloud.ibm.com/?utm_source=skills_network&amp;utm_content=in_lab_content_link&amp;utm_id=Lab-IBM-DA0321EN-SkillsNetwork"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ataplatform.cloud.ibm.com/?utm_source=skills_network&amp;utm_content=in_lab_content_link&amp;utm_id=Lab-IBM-DA0321EN-SkillsNetwork"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cloud.ibm.com/login?utm_source=skills_network&amp;utm_content=in_lab_content_link&amp;utm_id=Lab-IBM-DA0321EN-SkillsNetwork" TargetMode="External"/><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38</Pages>
  <Words>1236</Words>
  <Characters>7049</Characters>
  <Application>Microsoft Office Word</Application>
  <DocSecurity>0</DocSecurity>
  <Lines>58</Lines>
  <Paragraphs>16</Paragraphs>
  <ScaleCrop>false</ScaleCrop>
  <Company/>
  <LinksUpToDate>false</LinksUpToDate>
  <CharactersWithSpaces>8269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SHILPI</dc:creator>
  <cp:lastModifiedBy>SHILPI</cp:lastModifiedBy>
  <cp:revision>1</cp:revision>
  <dcterms:created xsi:type="dcterms:W3CDTF">2024-02-29T07:36:00Z</dcterms:created>
  <dcterms:modified xsi:type="dcterms:W3CDTF">2024-02-29T07:40:00Z</dcterms:modified>
</cp:coreProperties>
</file>